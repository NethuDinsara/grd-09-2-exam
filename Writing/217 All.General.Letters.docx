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7E0F3F7" w14:textId="77777777" w:rsidR="0018306D" w:rsidRDefault="0018306D" w:rsidP="0018306D">
      <w:r>
        <w:rPr>
          <w:noProof/>
        </w:rPr>
        <w:drawing>
          <wp:inline distT="0" distB="0" distL="0" distR="0" wp14:anchorId="21634171" wp14:editId="77D247B1">
            <wp:extent cx="3634154" cy="1257417"/>
            <wp:effectExtent l="0" t="0" r="4445" b="0"/>
            <wp:docPr id="7" name="Picture 7" descr="Screen Shot 2015-02-07 at 22.2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Screen Shot 2015-02-07 at 22.27.2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635771" cy="1257977"/>
                    </a:xfrm>
                    <a:prstGeom prst="rect">
                      <a:avLst/>
                    </a:prstGeom>
                    <a:noFill/>
                    <a:ln>
                      <a:noFill/>
                    </a:ln>
                  </pic:spPr>
                </pic:pic>
              </a:graphicData>
            </a:graphic>
          </wp:inline>
        </w:drawing>
      </w:r>
    </w:p>
    <w:p w14:paraId="5BFC094B" w14:textId="77777777" w:rsidR="0018306D" w:rsidRPr="0018306D" w:rsidRDefault="0018306D" w:rsidP="0018306D">
      <w:pPr>
        <w:rPr>
          <w:sz w:val="22"/>
          <w:szCs w:val="22"/>
        </w:rPr>
      </w:pPr>
      <w:r w:rsidRPr="0018306D">
        <w:rPr>
          <w:sz w:val="22"/>
          <w:szCs w:val="22"/>
        </w:rPr>
        <w:t>Step 1: Make a Plan</w:t>
      </w:r>
    </w:p>
    <w:p w14:paraId="6EFD75C8" w14:textId="77777777" w:rsidR="0018306D" w:rsidRPr="0018306D" w:rsidRDefault="0018306D" w:rsidP="0018306D">
      <w:pPr>
        <w:pStyle w:val="ListParagraph"/>
        <w:numPr>
          <w:ilvl w:val="0"/>
          <w:numId w:val="7"/>
        </w:numPr>
        <w:spacing w:after="200" w:line="276" w:lineRule="auto"/>
        <w:rPr>
          <w:sz w:val="22"/>
          <w:szCs w:val="22"/>
        </w:rPr>
      </w:pPr>
      <w:r w:rsidRPr="0018306D">
        <w:rPr>
          <w:sz w:val="22"/>
          <w:szCs w:val="22"/>
        </w:rPr>
        <w:t>Informal</w:t>
      </w:r>
    </w:p>
    <w:p w14:paraId="0C9C7D4F" w14:textId="77777777" w:rsidR="0018306D" w:rsidRPr="0018306D" w:rsidRDefault="0018306D" w:rsidP="0018306D">
      <w:pPr>
        <w:pStyle w:val="ListParagraph"/>
        <w:numPr>
          <w:ilvl w:val="0"/>
          <w:numId w:val="7"/>
        </w:numPr>
        <w:spacing w:after="200" w:line="276" w:lineRule="auto"/>
        <w:rPr>
          <w:sz w:val="22"/>
          <w:szCs w:val="22"/>
        </w:rPr>
      </w:pPr>
      <w:r w:rsidRPr="0018306D">
        <w:rPr>
          <w:sz w:val="22"/>
          <w:szCs w:val="22"/>
        </w:rPr>
        <w:t>Sorry, did not tell, feel bad</w:t>
      </w:r>
    </w:p>
    <w:p w14:paraId="6A7FF8B8" w14:textId="77777777" w:rsidR="0018306D" w:rsidRPr="0018306D" w:rsidRDefault="0018306D" w:rsidP="0018306D">
      <w:pPr>
        <w:pStyle w:val="ListParagraph"/>
        <w:numPr>
          <w:ilvl w:val="0"/>
          <w:numId w:val="7"/>
        </w:numPr>
        <w:spacing w:after="200" w:line="276" w:lineRule="auto"/>
        <w:rPr>
          <w:sz w:val="22"/>
          <w:szCs w:val="22"/>
        </w:rPr>
      </w:pPr>
      <w:r w:rsidRPr="0018306D">
        <w:rPr>
          <w:sz w:val="22"/>
          <w:szCs w:val="22"/>
        </w:rPr>
        <w:t>Work, extended duties</w:t>
      </w:r>
    </w:p>
    <w:p w14:paraId="4A758D73" w14:textId="77777777" w:rsidR="0018306D" w:rsidRPr="0018306D" w:rsidRDefault="0018306D" w:rsidP="0018306D">
      <w:pPr>
        <w:pStyle w:val="ListParagraph"/>
        <w:numPr>
          <w:ilvl w:val="0"/>
          <w:numId w:val="7"/>
        </w:numPr>
        <w:spacing w:after="200" w:line="276" w:lineRule="auto"/>
        <w:rPr>
          <w:sz w:val="22"/>
          <w:szCs w:val="22"/>
        </w:rPr>
      </w:pPr>
      <w:r w:rsidRPr="0018306D">
        <w:rPr>
          <w:sz w:val="22"/>
          <w:szCs w:val="22"/>
        </w:rPr>
        <w:t>Dinner and movie</w:t>
      </w:r>
    </w:p>
    <w:p w14:paraId="1AC0501E" w14:textId="77777777" w:rsidR="0018306D" w:rsidRPr="0018306D" w:rsidRDefault="0018306D" w:rsidP="0018306D">
      <w:pPr>
        <w:rPr>
          <w:sz w:val="22"/>
          <w:szCs w:val="22"/>
        </w:rPr>
      </w:pPr>
      <w:r w:rsidRPr="0018306D">
        <w:rPr>
          <w:sz w:val="22"/>
          <w:szCs w:val="22"/>
        </w:rPr>
        <w:t>Dearest Friend Mark,</w:t>
      </w:r>
    </w:p>
    <w:p w14:paraId="5ECE527B" w14:textId="77777777" w:rsidR="0018306D" w:rsidRPr="0018306D" w:rsidRDefault="0018306D" w:rsidP="0018306D">
      <w:pPr>
        <w:rPr>
          <w:sz w:val="22"/>
          <w:szCs w:val="22"/>
        </w:rPr>
      </w:pPr>
      <w:r w:rsidRPr="0018306D">
        <w:rPr>
          <w:sz w:val="22"/>
          <w:szCs w:val="22"/>
          <w:u w:val="single"/>
        </w:rPr>
        <w:t>I heard through the grapevine</w:t>
      </w:r>
      <w:r w:rsidRPr="0018306D">
        <w:rPr>
          <w:sz w:val="22"/>
          <w:szCs w:val="22"/>
        </w:rPr>
        <w:t xml:space="preserve"> that your that birthday was out of this world! A year older, a year better, right!</w:t>
      </w:r>
    </w:p>
    <w:p w14:paraId="2C3F32BE" w14:textId="77777777" w:rsidR="0018306D" w:rsidRPr="0018306D" w:rsidRDefault="0018306D" w:rsidP="0018306D">
      <w:pPr>
        <w:rPr>
          <w:sz w:val="22"/>
          <w:szCs w:val="22"/>
        </w:rPr>
      </w:pPr>
      <w:r w:rsidRPr="0018306D">
        <w:rPr>
          <w:sz w:val="22"/>
          <w:szCs w:val="22"/>
        </w:rPr>
        <w:t xml:space="preserve">Anyway, I’m </w:t>
      </w:r>
      <w:r w:rsidRPr="0018306D">
        <w:rPr>
          <w:sz w:val="22"/>
          <w:szCs w:val="22"/>
          <w:u w:val="single"/>
        </w:rPr>
        <w:t>feeling a bit down</w:t>
      </w:r>
      <w:r w:rsidRPr="0018306D">
        <w:rPr>
          <w:sz w:val="22"/>
          <w:szCs w:val="22"/>
        </w:rPr>
        <w:t xml:space="preserve"> and want to express from </w:t>
      </w:r>
      <w:r w:rsidRPr="0018306D">
        <w:rPr>
          <w:sz w:val="22"/>
          <w:szCs w:val="22"/>
          <w:u w:val="single"/>
        </w:rPr>
        <w:t>depths of my heart</w:t>
      </w:r>
      <w:r w:rsidRPr="0018306D">
        <w:rPr>
          <w:sz w:val="22"/>
          <w:szCs w:val="22"/>
        </w:rPr>
        <w:t xml:space="preserve"> how sorry I am to have missed your born-day and created lifetime memories together. I should have told you that I wouldn’t make it because our friendship deserves that notification. I‘ve been down in the dumps about my celebration absence and beg your forgiveness.</w:t>
      </w:r>
    </w:p>
    <w:p w14:paraId="0F8A78BF" w14:textId="77777777" w:rsidR="0018306D" w:rsidRPr="0018306D" w:rsidRDefault="0018306D" w:rsidP="0018306D">
      <w:pPr>
        <w:rPr>
          <w:sz w:val="22"/>
          <w:szCs w:val="22"/>
        </w:rPr>
      </w:pPr>
      <w:r w:rsidRPr="0018306D">
        <w:rPr>
          <w:sz w:val="22"/>
          <w:szCs w:val="22"/>
        </w:rPr>
        <w:t xml:space="preserve">I guess I should explain what happened. </w:t>
      </w:r>
      <w:r w:rsidRPr="0018306D">
        <w:rPr>
          <w:sz w:val="22"/>
          <w:szCs w:val="22"/>
          <w:u w:val="single"/>
        </w:rPr>
        <w:t>You see,</w:t>
      </w:r>
      <w:r w:rsidRPr="0018306D">
        <w:rPr>
          <w:sz w:val="22"/>
          <w:szCs w:val="22"/>
        </w:rPr>
        <w:t xml:space="preserve"> my boss walked in </w:t>
      </w:r>
      <w:r w:rsidRPr="0018306D">
        <w:rPr>
          <w:sz w:val="22"/>
          <w:szCs w:val="22"/>
          <w:u w:val="single"/>
        </w:rPr>
        <w:t>at the last minute</w:t>
      </w:r>
      <w:r w:rsidRPr="0018306D">
        <w:rPr>
          <w:sz w:val="22"/>
          <w:szCs w:val="22"/>
        </w:rPr>
        <w:t xml:space="preserve"> and demanded that I complete a field report that was supposed to be due next week.  After getting started, I had still expected to finish on time for the party, but I noticed updated instructions that took me well past midnight to complete. When I finally </w:t>
      </w:r>
      <w:r w:rsidRPr="0018306D">
        <w:rPr>
          <w:sz w:val="22"/>
          <w:szCs w:val="22"/>
          <w:u w:val="single"/>
        </w:rPr>
        <w:t>took my head out the sand</w:t>
      </w:r>
      <w:r w:rsidRPr="0018306D">
        <w:rPr>
          <w:sz w:val="22"/>
          <w:szCs w:val="22"/>
        </w:rPr>
        <w:t>, I couldn’t believe your birthday party was almost over.</w:t>
      </w:r>
    </w:p>
    <w:p w14:paraId="4E46E312" w14:textId="77777777" w:rsidR="0018306D" w:rsidRPr="0018306D" w:rsidRDefault="0018306D" w:rsidP="0018306D">
      <w:pPr>
        <w:rPr>
          <w:sz w:val="22"/>
          <w:szCs w:val="22"/>
        </w:rPr>
      </w:pPr>
      <w:r w:rsidRPr="0018306D">
        <w:rPr>
          <w:sz w:val="22"/>
          <w:szCs w:val="22"/>
          <w:u w:val="single"/>
        </w:rPr>
        <w:t>However, the party’s not over!</w:t>
      </w:r>
      <w:r w:rsidRPr="0018306D">
        <w:rPr>
          <w:sz w:val="22"/>
          <w:szCs w:val="22"/>
        </w:rPr>
        <w:t xml:space="preserve"> To heal any open wounds from my absence, I want to take you out for dinner at Champs Restaurant which is your absolute favorite because it’s beer and bowling. </w:t>
      </w:r>
      <w:r w:rsidRPr="0018306D">
        <w:rPr>
          <w:sz w:val="22"/>
          <w:szCs w:val="22"/>
          <w:u w:val="single"/>
        </w:rPr>
        <w:t>After having a blast</w:t>
      </w:r>
      <w:r w:rsidRPr="0018306D">
        <w:rPr>
          <w:sz w:val="22"/>
          <w:szCs w:val="22"/>
        </w:rPr>
        <w:t xml:space="preserve"> at Champs let’s head to the theater and </w:t>
      </w:r>
      <w:r w:rsidRPr="0018306D">
        <w:rPr>
          <w:sz w:val="22"/>
          <w:szCs w:val="22"/>
          <w:u w:val="single"/>
        </w:rPr>
        <w:t>check out that</w:t>
      </w:r>
      <w:r w:rsidRPr="0018306D">
        <w:rPr>
          <w:sz w:val="22"/>
          <w:szCs w:val="22"/>
        </w:rPr>
        <w:t xml:space="preserve"> new Jackie Chan movie.</w:t>
      </w:r>
    </w:p>
    <w:p w14:paraId="1081FF69" w14:textId="77777777" w:rsidR="0018306D" w:rsidRPr="0018306D" w:rsidRDefault="0018306D" w:rsidP="0018306D">
      <w:pPr>
        <w:rPr>
          <w:sz w:val="22"/>
          <w:szCs w:val="22"/>
        </w:rPr>
      </w:pPr>
      <w:r w:rsidRPr="0018306D">
        <w:rPr>
          <w:sz w:val="22"/>
          <w:szCs w:val="22"/>
        </w:rPr>
        <w:t>Speak to you soon my man.</w:t>
      </w:r>
    </w:p>
    <w:p w14:paraId="663018C3" w14:textId="77777777" w:rsidR="0018306D" w:rsidRPr="0018306D" w:rsidRDefault="0018306D" w:rsidP="0018306D">
      <w:pPr>
        <w:rPr>
          <w:sz w:val="22"/>
          <w:szCs w:val="22"/>
        </w:rPr>
      </w:pPr>
      <w:r w:rsidRPr="0018306D">
        <w:rPr>
          <w:sz w:val="22"/>
          <w:szCs w:val="22"/>
        </w:rPr>
        <w:t>Big Mike</w:t>
      </w:r>
    </w:p>
    <w:p w14:paraId="5E32E4D4" w14:textId="77777777" w:rsidR="00013203" w:rsidRPr="00BE62F9" w:rsidRDefault="00013203" w:rsidP="00013203">
      <w:pPr>
        <w:jc w:val="center"/>
        <w:rPr>
          <w:b/>
          <w:u w:val="single"/>
        </w:rPr>
      </w:pPr>
      <w:r w:rsidRPr="00BE62F9">
        <w:rPr>
          <w:b/>
          <w:u w:val="single"/>
        </w:rPr>
        <w:lastRenderedPageBreak/>
        <w:t>General Letter Pra</w:t>
      </w:r>
      <w:r w:rsidR="001E4CFB" w:rsidRPr="00BE62F9">
        <w:rPr>
          <w:b/>
          <w:u w:val="single"/>
        </w:rPr>
        <w:t xml:space="preserve">ctice Question 7 </w:t>
      </w:r>
    </w:p>
    <w:p w14:paraId="618179BF" w14:textId="77777777" w:rsidR="00013203" w:rsidRPr="00BE62F9" w:rsidRDefault="00013203" w:rsidP="00013203">
      <w:pPr>
        <w:pStyle w:val="NormalWeb"/>
        <w:shd w:val="clear" w:color="auto" w:fill="FFFFFF"/>
        <w:rPr>
          <w:color w:val="000000"/>
        </w:rPr>
      </w:pPr>
      <w:r w:rsidRPr="00BE62F9">
        <w:rPr>
          <w:rStyle w:val="Strong"/>
          <w:color w:val="000000"/>
        </w:rPr>
        <w:t>Writing task 1 (a letter)</w:t>
      </w:r>
    </w:p>
    <w:p w14:paraId="3F288155" w14:textId="77777777" w:rsidR="00013203" w:rsidRPr="00BE62F9" w:rsidRDefault="00013203" w:rsidP="00013203">
      <w:pPr>
        <w:pStyle w:val="NormalWeb"/>
        <w:shd w:val="clear" w:color="auto" w:fill="FFFFFF"/>
        <w:rPr>
          <w:color w:val="000000"/>
        </w:rPr>
      </w:pPr>
      <w:r w:rsidRPr="00BE62F9">
        <w:rPr>
          <w:color w:val="000000"/>
        </w:rPr>
        <w:t>You have a neighbor who is often burning rubbish at their house. Write a complaint about it to the local council and say</w:t>
      </w:r>
    </w:p>
    <w:p w14:paraId="0FF677C4" w14:textId="77777777" w:rsidR="004470F7" w:rsidRPr="00BE62F9" w:rsidRDefault="00013203" w:rsidP="00D97E43">
      <w:pPr>
        <w:pStyle w:val="NormalWeb"/>
        <w:shd w:val="clear" w:color="auto" w:fill="FFFFFF"/>
      </w:pPr>
      <w:r w:rsidRPr="00BE62F9">
        <w:rPr>
          <w:color w:val="000000"/>
        </w:rPr>
        <w:t>– What is happening?</w:t>
      </w:r>
      <w:r w:rsidRPr="00BE62F9">
        <w:rPr>
          <w:color w:val="000000"/>
        </w:rPr>
        <w:br/>
        <w:t>– How is your family harmed by that?</w:t>
      </w:r>
      <w:r w:rsidRPr="00BE62F9">
        <w:rPr>
          <w:color w:val="000000"/>
        </w:rPr>
        <w:br/>
        <w:t>– What could be the solution, in your opinion?</w:t>
      </w:r>
    </w:p>
    <w:p w14:paraId="7D5D6487" w14:textId="77777777" w:rsidR="00B5021D" w:rsidRPr="00BE62F9" w:rsidRDefault="00B5021D" w:rsidP="00D97E43">
      <w:pPr>
        <w:pStyle w:val="ListParagraph"/>
        <w:numPr>
          <w:ilvl w:val="0"/>
          <w:numId w:val="1"/>
        </w:numPr>
        <w:spacing w:line="240" w:lineRule="auto"/>
      </w:pPr>
      <w:r w:rsidRPr="00BE62F9">
        <w:t>Formal</w:t>
      </w:r>
    </w:p>
    <w:p w14:paraId="02E69671" w14:textId="77777777" w:rsidR="00B5021D" w:rsidRPr="00BE62F9" w:rsidRDefault="00B5021D" w:rsidP="00D97E43">
      <w:pPr>
        <w:pStyle w:val="ListParagraph"/>
        <w:numPr>
          <w:ilvl w:val="0"/>
          <w:numId w:val="1"/>
        </w:numPr>
        <w:spacing w:line="240" w:lineRule="auto"/>
      </w:pPr>
      <w:r w:rsidRPr="00BE62F9">
        <w:t>Lighting fire, gasoline….in can….on ground</w:t>
      </w:r>
    </w:p>
    <w:p w14:paraId="63262937" w14:textId="77777777" w:rsidR="00B5021D" w:rsidRPr="00BE62F9" w:rsidRDefault="00B5021D" w:rsidP="00D97E43">
      <w:pPr>
        <w:pStyle w:val="ListParagraph"/>
        <w:numPr>
          <w:ilvl w:val="0"/>
          <w:numId w:val="1"/>
        </w:numPr>
        <w:spacing w:line="240" w:lineRule="auto"/>
      </w:pPr>
      <w:r w:rsidRPr="00BE62F9">
        <w:t xml:space="preserve"> Fumes……illness….lungs…vision</w:t>
      </w:r>
    </w:p>
    <w:p w14:paraId="4A081DB7" w14:textId="77777777" w:rsidR="00B5021D" w:rsidRPr="00BE62F9" w:rsidRDefault="00B5021D" w:rsidP="00D97E43">
      <w:pPr>
        <w:pStyle w:val="ListParagraph"/>
        <w:numPr>
          <w:ilvl w:val="0"/>
          <w:numId w:val="1"/>
        </w:numPr>
        <w:spacing w:line="240" w:lineRule="auto"/>
      </w:pPr>
      <w:r w:rsidRPr="00BE62F9">
        <w:t>Fine him, give warning to clean……..</w:t>
      </w:r>
    </w:p>
    <w:p w14:paraId="3468D431" w14:textId="77777777" w:rsidR="00B5021D" w:rsidRPr="00BE62F9" w:rsidRDefault="00B5021D" w:rsidP="00B5021D">
      <w:pPr>
        <w:ind w:firstLine="0"/>
      </w:pPr>
      <w:r w:rsidRPr="00BE62F9">
        <w:t>Dear Local Council,</w:t>
      </w:r>
    </w:p>
    <w:p w14:paraId="34A1260E" w14:textId="77777777" w:rsidR="00B5021D" w:rsidRPr="00BE62F9" w:rsidRDefault="008107F7" w:rsidP="00D97E43">
      <w:pPr>
        <w:spacing w:line="360" w:lineRule="auto"/>
      </w:pPr>
      <w:r w:rsidRPr="00BE62F9">
        <w:t>The purpose of this letter is to</w:t>
      </w:r>
      <w:r w:rsidR="00616DC8" w:rsidRPr="00BE62F9">
        <w:t xml:space="preserve"> bring to your attention an improper action by my </w:t>
      </w:r>
      <w:r w:rsidRPr="00BE62F9">
        <w:t xml:space="preserve">unruly </w:t>
      </w:r>
      <w:r w:rsidR="00616DC8" w:rsidRPr="00BE62F9">
        <w:t>neighbor,</w:t>
      </w:r>
      <w:r w:rsidRPr="00BE62F9">
        <w:t xml:space="preserve"> John Smith,</w:t>
      </w:r>
      <w:r w:rsidR="00616DC8" w:rsidRPr="00BE62F9">
        <w:t xml:space="preserve"> who is lighting a fire at his house to burn various types of garbage.</w:t>
      </w:r>
    </w:p>
    <w:p w14:paraId="253DC127" w14:textId="77777777" w:rsidR="00E64D74" w:rsidRPr="00BE62F9" w:rsidRDefault="008107F7" w:rsidP="00D97E43">
      <w:pPr>
        <w:spacing w:line="360" w:lineRule="auto"/>
      </w:pPr>
      <w:r w:rsidRPr="00BE62F9">
        <w:t xml:space="preserve">This obnoxious </w:t>
      </w:r>
      <w:r w:rsidR="00D97E43" w:rsidRPr="00BE62F9">
        <w:t xml:space="preserve">neighbor </w:t>
      </w:r>
      <w:r w:rsidR="00E64D74" w:rsidRPr="00BE62F9">
        <w:t>is igniting his rubbish on a nigh</w:t>
      </w:r>
      <w:r w:rsidRPr="00BE62F9">
        <w:t>tly basis, and below you will read the details of what is happening. Mr. Smith</w:t>
      </w:r>
      <w:r w:rsidR="00E64D74" w:rsidRPr="00BE62F9">
        <w:t xml:space="preserve"> has a large front yard, and each night he takes a large white plastic bag of trash, dumps it on the grass, pours gasoline, and ignites the entire amount. As the fire burns, he continues to p</w:t>
      </w:r>
      <w:r w:rsidRPr="00BE62F9">
        <w:t>our more gasoline on the flame in</w:t>
      </w:r>
      <w:r w:rsidR="00E64D74" w:rsidRPr="00BE62F9">
        <w:t xml:space="preserve"> an attempt to eliminate any evidence of the burned trash.</w:t>
      </w:r>
    </w:p>
    <w:p w14:paraId="4D27B562" w14:textId="77777777" w:rsidR="00616DC8" w:rsidRPr="00BE62F9" w:rsidRDefault="00A07706" w:rsidP="00D97E43">
      <w:pPr>
        <w:spacing w:line="360" w:lineRule="auto"/>
      </w:pPr>
      <w:r w:rsidRPr="00BE62F9">
        <w:t xml:space="preserve">Ladies and gentlemen of the council, </w:t>
      </w:r>
      <w:r w:rsidR="00994C82" w:rsidRPr="00BE62F9">
        <w:t>his actions have</w:t>
      </w:r>
      <w:r w:rsidRPr="00BE62F9">
        <w:t xml:space="preserve"> become a serious health concern for many of my family members. My pa</w:t>
      </w:r>
      <w:r w:rsidR="008107F7" w:rsidRPr="00BE62F9">
        <w:t>rents who are in their 60’s have been com</w:t>
      </w:r>
      <w:r w:rsidRPr="00BE62F9">
        <w:t>plaining of br</w:t>
      </w:r>
      <w:r w:rsidR="008107F7" w:rsidRPr="00BE62F9">
        <w:t>eathing and vision problems over the</w:t>
      </w:r>
      <w:r w:rsidRPr="00BE62F9">
        <w:t xml:space="preserve"> last couple of weeks. </w:t>
      </w:r>
      <w:r w:rsidR="00994C82" w:rsidRPr="00BE62F9">
        <w:t>Even more concerning is that my son</w:t>
      </w:r>
      <w:r w:rsidR="008107F7" w:rsidRPr="00BE62F9">
        <w:t xml:space="preserve">, who </w:t>
      </w:r>
      <w:r w:rsidRPr="00BE62F9">
        <w:t>use</w:t>
      </w:r>
      <w:r w:rsidR="00994C82" w:rsidRPr="00BE62F9">
        <w:t>d</w:t>
      </w:r>
      <w:r w:rsidRPr="00BE62F9">
        <w:t xml:space="preserve"> to play with his friends in the courtyard, has stopped going out to play because o</w:t>
      </w:r>
      <w:r w:rsidR="00994C82" w:rsidRPr="00BE62F9">
        <w:t>f the fumes and pollu</w:t>
      </w:r>
      <w:r w:rsidR="00D97E43" w:rsidRPr="00BE62F9">
        <w:t>ted air.</w:t>
      </w:r>
    </w:p>
    <w:p w14:paraId="07663DA2" w14:textId="77777777" w:rsidR="00D97E43" w:rsidRPr="00BE62F9" w:rsidRDefault="00D97E43" w:rsidP="00D97E43">
      <w:pPr>
        <w:spacing w:line="360" w:lineRule="auto"/>
      </w:pPr>
      <w:r w:rsidRPr="00BE62F9">
        <w:t xml:space="preserve">As a council you have several options, but as </w:t>
      </w:r>
      <w:r w:rsidR="008107F7" w:rsidRPr="00BE62F9">
        <w:t xml:space="preserve">a start, </w:t>
      </w:r>
      <w:r w:rsidRPr="00BE62F9">
        <w:t xml:space="preserve">you </w:t>
      </w:r>
      <w:r w:rsidR="008107F7" w:rsidRPr="00BE62F9">
        <w:t xml:space="preserve">should </w:t>
      </w:r>
      <w:r w:rsidRPr="00BE62F9">
        <w:t xml:space="preserve">first give him </w:t>
      </w:r>
      <w:r w:rsidR="00441AD3" w:rsidRPr="00BE62F9">
        <w:t xml:space="preserve">a </w:t>
      </w:r>
      <w:r w:rsidRPr="00BE62F9">
        <w:t xml:space="preserve">well-written request to cease and desist. </w:t>
      </w:r>
      <w:r w:rsidR="00441AD3" w:rsidRPr="00BE62F9">
        <w:t xml:space="preserve">If that </w:t>
      </w:r>
      <w:r w:rsidR="008107F7" w:rsidRPr="00BE62F9">
        <w:t>does not work, a second s</w:t>
      </w:r>
      <w:r w:rsidRPr="00BE62F9">
        <w:t>uggest</w:t>
      </w:r>
      <w:r w:rsidR="008107F7" w:rsidRPr="00BE62F9">
        <w:t>ion would be</w:t>
      </w:r>
      <w:r w:rsidRPr="00BE62F9">
        <w:t xml:space="preserve"> that the council use its power to fine him heavily until he complies with your request.</w:t>
      </w:r>
    </w:p>
    <w:p w14:paraId="785718D6" w14:textId="77777777" w:rsidR="008107F7" w:rsidRPr="00BE62F9" w:rsidRDefault="00441AD3" w:rsidP="00D97E43">
      <w:pPr>
        <w:spacing w:line="360" w:lineRule="auto"/>
      </w:pPr>
      <w:r w:rsidRPr="00BE62F9">
        <w:t>Please seriously consider my request for immediate action to be taken.</w:t>
      </w:r>
    </w:p>
    <w:p w14:paraId="4060B14B" w14:textId="77777777" w:rsidR="00D97E43" w:rsidRPr="00BE62F9" w:rsidRDefault="00D97E43" w:rsidP="00D97E43">
      <w:pPr>
        <w:spacing w:line="360" w:lineRule="auto"/>
      </w:pPr>
      <w:r w:rsidRPr="00BE62F9">
        <w:tab/>
      </w:r>
      <w:r w:rsidRPr="00BE62F9">
        <w:tab/>
      </w:r>
      <w:r w:rsidRPr="00BE62F9">
        <w:tab/>
      </w:r>
      <w:r w:rsidRPr="00BE62F9">
        <w:tab/>
      </w:r>
      <w:r w:rsidRPr="00BE62F9">
        <w:tab/>
      </w:r>
      <w:r w:rsidRPr="00BE62F9">
        <w:tab/>
      </w:r>
      <w:r w:rsidRPr="00BE62F9">
        <w:tab/>
        <w:t>Best regards,</w:t>
      </w:r>
    </w:p>
    <w:p w14:paraId="587E6548" w14:textId="77777777" w:rsidR="008107F7" w:rsidRPr="00BE62F9" w:rsidRDefault="008107F7" w:rsidP="00D97E43">
      <w:pPr>
        <w:spacing w:line="360" w:lineRule="auto"/>
      </w:pPr>
    </w:p>
    <w:p w14:paraId="04006F99" w14:textId="77777777" w:rsidR="00E64D74" w:rsidRDefault="00D97E43" w:rsidP="00BE62F9">
      <w:pPr>
        <w:spacing w:line="360" w:lineRule="auto"/>
        <w:rPr>
          <w:sz w:val="32"/>
          <w:szCs w:val="32"/>
        </w:rPr>
      </w:pPr>
      <w:r w:rsidRPr="00BE62F9">
        <w:tab/>
      </w:r>
      <w:r w:rsidRPr="00BE62F9">
        <w:tab/>
      </w:r>
      <w:r w:rsidRPr="00BE62F9">
        <w:tab/>
      </w:r>
      <w:r w:rsidRPr="00BE62F9">
        <w:tab/>
      </w:r>
      <w:r w:rsidRPr="00BE62F9">
        <w:tab/>
      </w:r>
      <w:r w:rsidRPr="00BE62F9">
        <w:tab/>
      </w:r>
      <w:r w:rsidRPr="00BE62F9">
        <w:tab/>
        <w:t>Willie Davis</w:t>
      </w:r>
    </w:p>
    <w:p w14:paraId="1FC5FE66" w14:textId="77777777" w:rsidR="00BE62F9" w:rsidRDefault="00BE62F9" w:rsidP="00BE62F9">
      <w:pPr>
        <w:pStyle w:val="NormalWeb"/>
        <w:shd w:val="clear" w:color="auto" w:fill="FFFFFF"/>
        <w:rPr>
          <w:rFonts w:ascii="Verdana" w:hAnsi="Verdana"/>
          <w:color w:val="000000"/>
          <w:sz w:val="18"/>
          <w:szCs w:val="18"/>
        </w:rPr>
      </w:pPr>
      <w:r>
        <w:rPr>
          <w:rStyle w:val="Strong"/>
          <w:rFonts w:ascii="Verdana" w:hAnsi="Verdana"/>
          <w:color w:val="000000"/>
          <w:sz w:val="18"/>
          <w:szCs w:val="18"/>
        </w:rPr>
        <w:lastRenderedPageBreak/>
        <w:t>Writing task 1 (a letter)</w:t>
      </w:r>
    </w:p>
    <w:p w14:paraId="09BD6347" w14:textId="77777777" w:rsidR="00BE62F9" w:rsidRDefault="00BE62F9" w:rsidP="00BE62F9">
      <w:pPr>
        <w:pStyle w:val="NormalWeb"/>
        <w:shd w:val="clear" w:color="auto" w:fill="FFFFFF"/>
        <w:rPr>
          <w:rFonts w:ascii="Verdana" w:hAnsi="Verdana"/>
          <w:color w:val="000000"/>
          <w:sz w:val="18"/>
          <w:szCs w:val="18"/>
        </w:rPr>
      </w:pPr>
      <w:r>
        <w:rPr>
          <w:rFonts w:ascii="Verdana" w:hAnsi="Verdana"/>
          <w:color w:val="000000"/>
          <w:sz w:val="18"/>
          <w:szCs w:val="18"/>
        </w:rPr>
        <w:t>Write a letter to your manager about a computer system problem that you have encountered and say</w:t>
      </w:r>
    </w:p>
    <w:p w14:paraId="41965490" w14:textId="77777777" w:rsidR="00BE62F9" w:rsidRDefault="00BE62F9" w:rsidP="00BE62F9">
      <w:pPr>
        <w:pStyle w:val="NormalWeb"/>
        <w:shd w:val="clear" w:color="auto" w:fill="FFFFFF"/>
        <w:rPr>
          <w:rFonts w:ascii="Verdana" w:hAnsi="Verdana"/>
          <w:color w:val="000000"/>
          <w:sz w:val="18"/>
          <w:szCs w:val="18"/>
        </w:rPr>
      </w:pPr>
      <w:r>
        <w:rPr>
          <w:rFonts w:ascii="Verdana" w:hAnsi="Verdana"/>
          <w:color w:val="000000"/>
          <w:sz w:val="18"/>
          <w:szCs w:val="18"/>
        </w:rPr>
        <w:t>– Describe the problem.</w:t>
      </w:r>
      <w:r>
        <w:rPr>
          <w:rFonts w:ascii="Verdana" w:hAnsi="Verdana"/>
          <w:color w:val="000000"/>
          <w:sz w:val="18"/>
          <w:szCs w:val="18"/>
        </w:rPr>
        <w:br/>
        <w:t>– How is it affecting your work?</w:t>
      </w:r>
      <w:r>
        <w:rPr>
          <w:rFonts w:ascii="Verdana" w:hAnsi="Verdana"/>
          <w:color w:val="000000"/>
          <w:sz w:val="18"/>
          <w:szCs w:val="18"/>
        </w:rPr>
        <w:br/>
        <w:t>– What needs to be done about it?</w:t>
      </w:r>
    </w:p>
    <w:p w14:paraId="3F36F3E0" w14:textId="77777777" w:rsidR="00BE62F9" w:rsidRDefault="00BE62F9" w:rsidP="00BE62F9">
      <w:pPr>
        <w:spacing w:line="240" w:lineRule="auto"/>
        <w:ind w:firstLine="0"/>
      </w:pPr>
      <w:r>
        <w:t>Make a Plan</w:t>
      </w:r>
    </w:p>
    <w:p w14:paraId="3A36B0DE" w14:textId="77777777" w:rsidR="00BE62F9" w:rsidRDefault="00BE62F9" w:rsidP="00BE62F9">
      <w:pPr>
        <w:pStyle w:val="ListParagraph"/>
        <w:numPr>
          <w:ilvl w:val="0"/>
          <w:numId w:val="2"/>
        </w:numPr>
        <w:spacing w:after="200" w:line="240" w:lineRule="auto"/>
      </w:pPr>
      <w:r>
        <w:t>Semi-Formal Letter</w:t>
      </w:r>
    </w:p>
    <w:p w14:paraId="5F2BFBFB" w14:textId="77777777" w:rsidR="00BE62F9" w:rsidRDefault="00BE62F9" w:rsidP="00BE62F9">
      <w:pPr>
        <w:pStyle w:val="ListParagraph"/>
        <w:numPr>
          <w:ilvl w:val="0"/>
          <w:numId w:val="2"/>
        </w:numPr>
        <w:spacing w:after="200" w:line="240" w:lineRule="auto"/>
      </w:pPr>
      <w:r>
        <w:t>Monitor, software, poor configuration</w:t>
      </w:r>
    </w:p>
    <w:p w14:paraId="356EA307" w14:textId="77777777" w:rsidR="00BE62F9" w:rsidRDefault="00BE62F9" w:rsidP="00BE62F9">
      <w:pPr>
        <w:pStyle w:val="ListParagraph"/>
        <w:numPr>
          <w:ilvl w:val="0"/>
          <w:numId w:val="2"/>
        </w:numPr>
        <w:spacing w:after="200" w:line="240" w:lineRule="auto"/>
      </w:pPr>
      <w:r>
        <w:t>Productivity, no access pc, deadlines</w:t>
      </w:r>
    </w:p>
    <w:p w14:paraId="70710B06" w14:textId="77777777" w:rsidR="00BE62F9" w:rsidRDefault="00BE62F9" w:rsidP="00BE62F9">
      <w:pPr>
        <w:pStyle w:val="ListParagraph"/>
        <w:numPr>
          <w:ilvl w:val="0"/>
          <w:numId w:val="2"/>
        </w:numPr>
        <w:spacing w:after="200" w:line="240" w:lineRule="auto"/>
      </w:pPr>
      <w:r>
        <w:t>New PC, new software, call IT, one week extension</w:t>
      </w:r>
    </w:p>
    <w:p w14:paraId="3BC0C9F5" w14:textId="77777777" w:rsidR="00BE62F9" w:rsidRDefault="00BE62F9" w:rsidP="00BE62F9">
      <w:pPr>
        <w:tabs>
          <w:tab w:val="left" w:pos="3456"/>
        </w:tabs>
        <w:spacing w:line="360" w:lineRule="auto"/>
        <w:ind w:firstLine="0"/>
        <w:rPr>
          <w:sz w:val="20"/>
          <w:szCs w:val="20"/>
        </w:rPr>
      </w:pPr>
      <w:r>
        <w:rPr>
          <w:sz w:val="20"/>
          <w:szCs w:val="20"/>
        </w:rPr>
        <w:t>Dear Mr. Williams,</w:t>
      </w:r>
    </w:p>
    <w:p w14:paraId="6E10A1AE" w14:textId="77777777" w:rsidR="00BE62F9" w:rsidRDefault="00BE62F9" w:rsidP="00BE62F9">
      <w:pPr>
        <w:tabs>
          <w:tab w:val="left" w:pos="3456"/>
        </w:tabs>
        <w:spacing w:line="360" w:lineRule="auto"/>
        <w:ind w:firstLine="0"/>
        <w:rPr>
          <w:sz w:val="20"/>
          <w:szCs w:val="20"/>
        </w:rPr>
      </w:pPr>
      <w:r>
        <w:rPr>
          <w:sz w:val="20"/>
          <w:szCs w:val="20"/>
        </w:rPr>
        <w:t>I know you normally don’t hear from me; however, today I must inform you of the serious and debilitating problems I am having with the PC at my desk.</w:t>
      </w:r>
    </w:p>
    <w:p w14:paraId="0F177CB6" w14:textId="77777777" w:rsidR="00BE62F9" w:rsidRDefault="00BE62F9" w:rsidP="00BE62F9">
      <w:pPr>
        <w:tabs>
          <w:tab w:val="left" w:pos="3456"/>
        </w:tabs>
        <w:spacing w:line="360" w:lineRule="auto"/>
        <w:ind w:firstLine="0"/>
        <w:rPr>
          <w:sz w:val="20"/>
          <w:szCs w:val="20"/>
        </w:rPr>
      </w:pPr>
      <w:r>
        <w:rPr>
          <w:sz w:val="20"/>
          <w:szCs w:val="20"/>
        </w:rPr>
        <w:t xml:space="preserve">As you know, the computers assigned to our department are the 2011 models, and as a result I am having several problems. The system configuration cannot keep up with the latest software which is used on a day to day basis, such as MS Word and Excel. Not only is the software an issue, but also the monitors flicker all the time, which may or may not result from very outdated configuration. </w:t>
      </w:r>
    </w:p>
    <w:p w14:paraId="13180632" w14:textId="77777777" w:rsidR="00BE62F9" w:rsidRDefault="00BE62F9" w:rsidP="00BE62F9">
      <w:pPr>
        <w:tabs>
          <w:tab w:val="left" w:pos="3456"/>
        </w:tabs>
        <w:spacing w:line="360" w:lineRule="auto"/>
        <w:ind w:firstLine="0"/>
        <w:rPr>
          <w:sz w:val="20"/>
          <w:szCs w:val="20"/>
        </w:rPr>
      </w:pPr>
      <w:r>
        <w:rPr>
          <w:sz w:val="20"/>
          <w:szCs w:val="20"/>
        </w:rPr>
        <w:t>Undeniably, the aforementioned problems are seriously affecting my work performance, which is something I know you greatly worry about.  To start, my productivity has dropped by 25% since these problems appeared, and it is not because I am lazy or incompetent.   The drop in productivity directly correlates to my not having access to the same programs as my colleagues. They are meeting every deadline, whereas I am falling short of the mark due to the computer problems.</w:t>
      </w:r>
    </w:p>
    <w:p w14:paraId="1BB268DC" w14:textId="77777777" w:rsidR="00BE62F9" w:rsidRDefault="00BE62F9" w:rsidP="00BE62F9">
      <w:pPr>
        <w:tabs>
          <w:tab w:val="left" w:pos="3456"/>
        </w:tabs>
        <w:spacing w:line="360" w:lineRule="auto"/>
        <w:ind w:firstLine="0"/>
        <w:rPr>
          <w:sz w:val="20"/>
          <w:szCs w:val="20"/>
        </w:rPr>
      </w:pPr>
      <w:r>
        <w:rPr>
          <w:sz w:val="20"/>
          <w:szCs w:val="20"/>
        </w:rPr>
        <w:t xml:space="preserve">Admittedly, I am no computer expert, but I do have a few ideas of what should be done to alleviate my troubles with the computer.  Of course, the easiest course of action would be to purchase a new PC. Some secondary solutions include calling IT to try to restore my computer to factory specifications or permitting me to have a one week extension on my deadlines. </w:t>
      </w:r>
    </w:p>
    <w:p w14:paraId="266D7858" w14:textId="77777777" w:rsidR="00BE62F9" w:rsidRDefault="00BE62F9" w:rsidP="00BE62F9">
      <w:pPr>
        <w:tabs>
          <w:tab w:val="left" w:pos="3456"/>
        </w:tabs>
        <w:spacing w:line="360" w:lineRule="auto"/>
        <w:ind w:firstLine="0"/>
        <w:rPr>
          <w:sz w:val="20"/>
          <w:szCs w:val="20"/>
        </w:rPr>
      </w:pPr>
      <w:r>
        <w:rPr>
          <w:sz w:val="20"/>
          <w:szCs w:val="20"/>
        </w:rPr>
        <w:t>To sum up, having a computer is essential to my work and I hope you respond to my letter quickly.</w:t>
      </w:r>
    </w:p>
    <w:p w14:paraId="50AE9931" w14:textId="77777777" w:rsidR="00BE62F9" w:rsidRDefault="00BE62F9" w:rsidP="00BE62F9">
      <w:pPr>
        <w:tabs>
          <w:tab w:val="left" w:pos="3456"/>
        </w:tabs>
        <w:spacing w:line="360" w:lineRule="auto"/>
        <w:ind w:firstLine="0"/>
        <w:rPr>
          <w:sz w:val="20"/>
          <w:szCs w:val="20"/>
        </w:rPr>
      </w:pPr>
      <w:r>
        <w:rPr>
          <w:sz w:val="20"/>
          <w:szCs w:val="20"/>
        </w:rPr>
        <w:t>Best regards,</w:t>
      </w:r>
    </w:p>
    <w:p w14:paraId="5537C2BE" w14:textId="77777777" w:rsidR="00BE62F9" w:rsidRDefault="00BE62F9" w:rsidP="00BE62F9">
      <w:pPr>
        <w:tabs>
          <w:tab w:val="left" w:pos="3456"/>
        </w:tabs>
        <w:spacing w:line="360" w:lineRule="auto"/>
        <w:ind w:firstLine="0"/>
        <w:rPr>
          <w:sz w:val="20"/>
          <w:szCs w:val="20"/>
        </w:rPr>
      </w:pPr>
      <w:r>
        <w:rPr>
          <w:sz w:val="20"/>
          <w:szCs w:val="20"/>
        </w:rPr>
        <w:t>John Smith</w:t>
      </w:r>
    </w:p>
    <w:p w14:paraId="5736D9F9" w14:textId="77777777" w:rsidR="00BE62F9" w:rsidRDefault="00BE62F9" w:rsidP="00BE62F9">
      <w:pPr>
        <w:spacing w:line="360" w:lineRule="auto"/>
        <w:rPr>
          <w:sz w:val="32"/>
          <w:szCs w:val="32"/>
        </w:rPr>
      </w:pPr>
    </w:p>
    <w:p w14:paraId="6E551553" w14:textId="77777777" w:rsidR="00BE62F9" w:rsidRDefault="00BE62F9" w:rsidP="00BE62F9">
      <w:pPr>
        <w:spacing w:line="360" w:lineRule="auto"/>
        <w:rPr>
          <w:sz w:val="32"/>
          <w:szCs w:val="32"/>
        </w:rPr>
      </w:pPr>
    </w:p>
    <w:p w14:paraId="511FF242" w14:textId="77777777" w:rsidR="00BE62F9" w:rsidRDefault="00BE62F9" w:rsidP="00BE62F9">
      <w:pPr>
        <w:spacing w:line="360" w:lineRule="auto"/>
        <w:rPr>
          <w:sz w:val="32"/>
          <w:szCs w:val="32"/>
        </w:rPr>
      </w:pPr>
    </w:p>
    <w:p w14:paraId="519DB766" w14:textId="77777777" w:rsidR="00BE62F9" w:rsidRDefault="00BE62F9" w:rsidP="00BE62F9">
      <w:pPr>
        <w:spacing w:line="360" w:lineRule="auto"/>
        <w:rPr>
          <w:sz w:val="32"/>
          <w:szCs w:val="32"/>
        </w:rPr>
      </w:pPr>
    </w:p>
    <w:p w14:paraId="2A91B3B3" w14:textId="77777777" w:rsidR="00BE62F9" w:rsidRDefault="00BE62F9" w:rsidP="00BE62F9">
      <w:pPr>
        <w:spacing w:line="360" w:lineRule="auto"/>
        <w:rPr>
          <w:sz w:val="32"/>
          <w:szCs w:val="32"/>
        </w:rPr>
      </w:pPr>
    </w:p>
    <w:p w14:paraId="32A7A63B" w14:textId="77777777" w:rsidR="00BE62F9" w:rsidRPr="00BE62F9" w:rsidRDefault="00BE62F9" w:rsidP="00BE62F9">
      <w:pPr>
        <w:spacing w:line="360" w:lineRule="auto"/>
        <w:rPr>
          <w:sz w:val="32"/>
          <w:szCs w:val="32"/>
        </w:rPr>
      </w:pPr>
    </w:p>
    <w:p w14:paraId="64A0F4DB" w14:textId="77777777" w:rsidR="00BE62F9" w:rsidRPr="00BE62F9" w:rsidRDefault="00BE62F9" w:rsidP="00BE62F9">
      <w:pPr>
        <w:spacing w:line="360" w:lineRule="auto"/>
        <w:rPr>
          <w:sz w:val="22"/>
          <w:szCs w:val="22"/>
        </w:rPr>
      </w:pPr>
      <w:r w:rsidRPr="00BE62F9">
        <w:rPr>
          <w:sz w:val="22"/>
          <w:szCs w:val="22"/>
        </w:rPr>
        <w:t>Step 1: Make a Plan (Outline 1 Minute)</w:t>
      </w:r>
    </w:p>
    <w:p w14:paraId="0DDE6415" w14:textId="77777777" w:rsidR="00BE62F9" w:rsidRPr="00BE62F9" w:rsidRDefault="00BE62F9" w:rsidP="00BE62F9">
      <w:pPr>
        <w:spacing w:line="360" w:lineRule="auto"/>
        <w:rPr>
          <w:sz w:val="22"/>
          <w:szCs w:val="22"/>
        </w:rPr>
      </w:pPr>
      <w:r w:rsidRPr="00BE62F9">
        <w:rPr>
          <w:sz w:val="22"/>
          <w:szCs w:val="22"/>
        </w:rPr>
        <w:t>I.</w:t>
      </w:r>
      <w:r w:rsidRPr="00BE62F9">
        <w:rPr>
          <w:sz w:val="22"/>
          <w:szCs w:val="22"/>
        </w:rPr>
        <w:tab/>
        <w:t>Formal Letter</w:t>
      </w:r>
    </w:p>
    <w:p w14:paraId="27B22A09" w14:textId="77777777" w:rsidR="00BE62F9" w:rsidRPr="00BE62F9" w:rsidRDefault="00BE62F9" w:rsidP="00BE62F9">
      <w:pPr>
        <w:spacing w:line="360" w:lineRule="auto"/>
        <w:rPr>
          <w:sz w:val="22"/>
          <w:szCs w:val="22"/>
        </w:rPr>
      </w:pPr>
      <w:r w:rsidRPr="00BE62F9">
        <w:rPr>
          <w:sz w:val="22"/>
          <w:szCs w:val="22"/>
        </w:rPr>
        <w:t>II.</w:t>
      </w:r>
      <w:r w:rsidRPr="00BE62F9">
        <w:rPr>
          <w:sz w:val="22"/>
          <w:szCs w:val="22"/>
        </w:rPr>
        <w:tab/>
        <w:t>Part 1: lose weight diabetes, swim team practice</w:t>
      </w:r>
    </w:p>
    <w:p w14:paraId="79035BC8" w14:textId="77777777" w:rsidR="00BE62F9" w:rsidRPr="00BE62F9" w:rsidRDefault="00BE62F9" w:rsidP="00BE62F9">
      <w:pPr>
        <w:spacing w:line="360" w:lineRule="auto"/>
        <w:rPr>
          <w:sz w:val="22"/>
          <w:szCs w:val="22"/>
        </w:rPr>
      </w:pPr>
      <w:r w:rsidRPr="00BE62F9">
        <w:rPr>
          <w:sz w:val="22"/>
          <w:szCs w:val="22"/>
        </w:rPr>
        <w:t>III.</w:t>
      </w:r>
      <w:r w:rsidRPr="00BE62F9">
        <w:rPr>
          <w:sz w:val="22"/>
          <w:szCs w:val="22"/>
        </w:rPr>
        <w:tab/>
        <w:t>Part 2: bad weather, no options, connection</w:t>
      </w:r>
    </w:p>
    <w:p w14:paraId="10E4F08F" w14:textId="77777777" w:rsidR="00BE62F9" w:rsidRPr="00BE62F9" w:rsidRDefault="00BE62F9" w:rsidP="00BE62F9">
      <w:pPr>
        <w:spacing w:line="360" w:lineRule="auto"/>
        <w:rPr>
          <w:sz w:val="22"/>
          <w:szCs w:val="22"/>
        </w:rPr>
      </w:pPr>
      <w:r w:rsidRPr="00BE62F9">
        <w:rPr>
          <w:sz w:val="22"/>
          <w:szCs w:val="22"/>
        </w:rPr>
        <w:t>IV.</w:t>
      </w:r>
      <w:r w:rsidRPr="00BE62F9">
        <w:rPr>
          <w:sz w:val="22"/>
          <w:szCs w:val="22"/>
        </w:rPr>
        <w:tab/>
        <w:t>Part 3: obesity, take funds outside</w:t>
      </w:r>
    </w:p>
    <w:p w14:paraId="39ED5CD1" w14:textId="77777777" w:rsidR="00BE62F9" w:rsidRPr="00BE62F9" w:rsidRDefault="00BE62F9" w:rsidP="00BE62F9">
      <w:pPr>
        <w:spacing w:line="360" w:lineRule="auto"/>
        <w:rPr>
          <w:sz w:val="22"/>
          <w:szCs w:val="22"/>
        </w:rPr>
      </w:pPr>
      <w:r w:rsidRPr="00BE62F9">
        <w:rPr>
          <w:sz w:val="22"/>
          <w:szCs w:val="22"/>
        </w:rPr>
        <w:t>Dear Sir or Madam,</w:t>
      </w:r>
    </w:p>
    <w:p w14:paraId="620E809C" w14:textId="77777777" w:rsidR="00BE62F9" w:rsidRPr="00BE62F9" w:rsidRDefault="00BE62F9" w:rsidP="00BE62F9">
      <w:pPr>
        <w:spacing w:line="360" w:lineRule="auto"/>
        <w:rPr>
          <w:sz w:val="22"/>
          <w:szCs w:val="22"/>
        </w:rPr>
      </w:pPr>
      <w:r w:rsidRPr="00BE62F9">
        <w:rPr>
          <w:sz w:val="22"/>
          <w:szCs w:val="22"/>
        </w:rPr>
        <w:t>This well considered letter is in regards to your erroneously giving serious thought towards shutting the doors of the beloved local sports and leisure facility.</w:t>
      </w:r>
    </w:p>
    <w:p w14:paraId="6168D3D6" w14:textId="77777777" w:rsidR="00BE62F9" w:rsidRPr="00BE62F9" w:rsidRDefault="00BE62F9" w:rsidP="00BE62F9">
      <w:pPr>
        <w:spacing w:line="360" w:lineRule="auto"/>
        <w:rPr>
          <w:sz w:val="22"/>
          <w:szCs w:val="22"/>
        </w:rPr>
      </w:pPr>
      <w:r w:rsidRPr="00BE62F9">
        <w:rPr>
          <w:sz w:val="22"/>
          <w:szCs w:val="22"/>
        </w:rPr>
        <w:t>To start, this gym must remain open for the members of my family who have been longstanding members of the community. Both my mother and father suffer from diabetes and have been utilizing the fitness center to lose weight and combat this disease.  Not only do my parents benefit from the leisure center continued operation, but also the city championship swimming team uses the pool for practice.</w:t>
      </w:r>
    </w:p>
    <w:p w14:paraId="0D93998E" w14:textId="77777777" w:rsidR="00BE62F9" w:rsidRPr="00BE62F9" w:rsidRDefault="00BE62F9" w:rsidP="00BE62F9">
      <w:pPr>
        <w:spacing w:line="360" w:lineRule="auto"/>
        <w:rPr>
          <w:sz w:val="22"/>
          <w:szCs w:val="22"/>
        </w:rPr>
      </w:pPr>
      <w:r w:rsidRPr="00BE62F9">
        <w:rPr>
          <w:sz w:val="22"/>
          <w:szCs w:val="22"/>
        </w:rPr>
        <w:t>As an additional point to reject closure, you should recall how integral the sports facility is to the community. Due to our geographically horrible weather snow and ice are present four months a year, and the center is the only winter option to have leisure activities. Even more to the point, the gymnasium is a meeting place for the community that enables us to make connections and strengthen our neighborhoods.</w:t>
      </w:r>
    </w:p>
    <w:p w14:paraId="727683C5" w14:textId="77777777" w:rsidR="00BE62F9" w:rsidRPr="00BE62F9" w:rsidRDefault="00BE62F9" w:rsidP="00BE62F9">
      <w:pPr>
        <w:spacing w:line="360" w:lineRule="auto"/>
        <w:rPr>
          <w:sz w:val="22"/>
          <w:szCs w:val="22"/>
        </w:rPr>
      </w:pPr>
      <w:r w:rsidRPr="00BE62F9">
        <w:rPr>
          <w:sz w:val="22"/>
          <w:szCs w:val="22"/>
        </w:rPr>
        <w:t>If you do cease sports facility operations, we will lose a treasured gym that will have negative ramifications for us all.  As you well know, we have an obesity epidemic in this area and the gym closure will only increase this problem.  Additionally, many citizens may consider relocating to the big city if you begin taking away amenities.</w:t>
      </w:r>
    </w:p>
    <w:p w14:paraId="47AA1CB2" w14:textId="77777777" w:rsidR="00BE62F9" w:rsidRPr="00BE62F9" w:rsidRDefault="00BE62F9" w:rsidP="00BE62F9">
      <w:pPr>
        <w:spacing w:line="360" w:lineRule="auto"/>
        <w:rPr>
          <w:sz w:val="22"/>
          <w:szCs w:val="22"/>
        </w:rPr>
      </w:pPr>
      <w:r w:rsidRPr="00BE62F9">
        <w:rPr>
          <w:sz w:val="22"/>
          <w:szCs w:val="22"/>
        </w:rPr>
        <w:t>Please take these points in mind when pondering the closing of the sports and leisure facility.</w:t>
      </w:r>
    </w:p>
    <w:p w14:paraId="641BA384" w14:textId="77777777" w:rsidR="00BE62F9" w:rsidRPr="00BE62F9" w:rsidRDefault="00BE62F9" w:rsidP="00BE62F9">
      <w:pPr>
        <w:spacing w:line="360" w:lineRule="auto"/>
        <w:rPr>
          <w:sz w:val="22"/>
          <w:szCs w:val="22"/>
        </w:rPr>
      </w:pPr>
      <w:r w:rsidRPr="00BE62F9">
        <w:rPr>
          <w:sz w:val="22"/>
          <w:szCs w:val="22"/>
        </w:rPr>
        <w:t>With Regards,</w:t>
      </w:r>
    </w:p>
    <w:p w14:paraId="135CEA67" w14:textId="77777777" w:rsidR="00BE62F9" w:rsidRPr="00BE62F9" w:rsidRDefault="00BE62F9" w:rsidP="00BE62F9">
      <w:pPr>
        <w:spacing w:line="360" w:lineRule="auto"/>
        <w:rPr>
          <w:sz w:val="22"/>
          <w:szCs w:val="22"/>
        </w:rPr>
      </w:pPr>
      <w:r w:rsidRPr="00BE62F9">
        <w:rPr>
          <w:sz w:val="22"/>
          <w:szCs w:val="22"/>
        </w:rPr>
        <w:t>John Smith</w:t>
      </w:r>
    </w:p>
    <w:p w14:paraId="6E993706" w14:textId="77777777" w:rsidR="00E64D74" w:rsidRDefault="00E64D74" w:rsidP="00B5021D">
      <w:pPr>
        <w:ind w:firstLine="0"/>
        <w:rPr>
          <w:sz w:val="22"/>
          <w:szCs w:val="22"/>
        </w:rPr>
      </w:pPr>
    </w:p>
    <w:p w14:paraId="06E0D792" w14:textId="77777777" w:rsidR="00BE62F9" w:rsidRDefault="00BE62F9" w:rsidP="00B5021D">
      <w:pPr>
        <w:ind w:firstLine="0"/>
        <w:rPr>
          <w:sz w:val="22"/>
          <w:szCs w:val="22"/>
        </w:rPr>
      </w:pPr>
    </w:p>
    <w:p w14:paraId="7ABAAF36" w14:textId="77777777" w:rsidR="00BE62F9" w:rsidRDefault="00BE62F9" w:rsidP="00B5021D">
      <w:pPr>
        <w:ind w:firstLine="0"/>
        <w:rPr>
          <w:sz w:val="22"/>
          <w:szCs w:val="22"/>
        </w:rPr>
      </w:pPr>
    </w:p>
    <w:p w14:paraId="66E0AD24" w14:textId="77777777" w:rsidR="00BE62F9" w:rsidRDefault="00BE62F9" w:rsidP="00B5021D">
      <w:pPr>
        <w:ind w:firstLine="0"/>
        <w:rPr>
          <w:sz w:val="22"/>
          <w:szCs w:val="22"/>
        </w:rPr>
      </w:pPr>
    </w:p>
    <w:p w14:paraId="545F281A" w14:textId="77777777" w:rsidR="00BE62F9" w:rsidRDefault="00BE62F9" w:rsidP="00B5021D">
      <w:pPr>
        <w:ind w:firstLine="0"/>
        <w:rPr>
          <w:sz w:val="22"/>
          <w:szCs w:val="22"/>
        </w:rPr>
      </w:pPr>
    </w:p>
    <w:p w14:paraId="6192481B" w14:textId="77777777" w:rsidR="00BE62F9" w:rsidRDefault="00BE62F9" w:rsidP="00B5021D">
      <w:pPr>
        <w:ind w:firstLine="0"/>
        <w:rPr>
          <w:sz w:val="22"/>
          <w:szCs w:val="22"/>
        </w:rPr>
      </w:pPr>
    </w:p>
    <w:p w14:paraId="43E52BC5" w14:textId="77777777" w:rsidR="00BE62F9" w:rsidRDefault="00BE62F9" w:rsidP="00B5021D">
      <w:pPr>
        <w:ind w:firstLine="0"/>
        <w:rPr>
          <w:sz w:val="22"/>
          <w:szCs w:val="22"/>
        </w:rPr>
      </w:pPr>
    </w:p>
    <w:p w14:paraId="49CCF6FD" w14:textId="77777777" w:rsidR="00BE62F9" w:rsidRDefault="00BE62F9" w:rsidP="00BE62F9">
      <w:r>
        <w:rPr>
          <w:noProof/>
        </w:rPr>
        <w:lastRenderedPageBreak/>
        <w:drawing>
          <wp:inline distT="0" distB="0" distL="0" distR="0" wp14:anchorId="5915419E" wp14:editId="1F832F08">
            <wp:extent cx="4765675" cy="1594485"/>
            <wp:effectExtent l="0" t="0" r="0" b="5715"/>
            <wp:docPr id="1" name="Picture 1" descr="Description: Screen Shot 2016-06-18 at 08.0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Screen Shot 2016-06-18 at 08.08.4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65675" cy="1594485"/>
                    </a:xfrm>
                    <a:prstGeom prst="rect">
                      <a:avLst/>
                    </a:prstGeom>
                    <a:noFill/>
                    <a:ln>
                      <a:noFill/>
                    </a:ln>
                  </pic:spPr>
                </pic:pic>
              </a:graphicData>
            </a:graphic>
          </wp:inline>
        </w:drawing>
      </w:r>
    </w:p>
    <w:p w14:paraId="572C1A41" w14:textId="77777777" w:rsidR="00BE62F9" w:rsidRPr="00BE62F9" w:rsidRDefault="00BE62F9" w:rsidP="00BE62F9">
      <w:pPr>
        <w:rPr>
          <w:sz w:val="22"/>
          <w:szCs w:val="22"/>
        </w:rPr>
      </w:pPr>
      <w:r w:rsidRPr="00BE62F9">
        <w:rPr>
          <w:sz w:val="22"/>
          <w:szCs w:val="22"/>
        </w:rPr>
        <w:t>Step 1: Make a Plan (Outline 1 Minute)</w:t>
      </w:r>
    </w:p>
    <w:p w14:paraId="51F8215B" w14:textId="77777777" w:rsidR="00BE62F9" w:rsidRPr="00BE62F9" w:rsidRDefault="00BE62F9" w:rsidP="00BE62F9">
      <w:pPr>
        <w:pStyle w:val="ListParagraph"/>
        <w:numPr>
          <w:ilvl w:val="0"/>
          <w:numId w:val="3"/>
        </w:numPr>
        <w:spacing w:after="200" w:line="276" w:lineRule="auto"/>
        <w:rPr>
          <w:sz w:val="22"/>
          <w:szCs w:val="22"/>
        </w:rPr>
      </w:pPr>
      <w:r w:rsidRPr="00BE62F9">
        <w:rPr>
          <w:sz w:val="22"/>
          <w:szCs w:val="22"/>
        </w:rPr>
        <w:t>Formal Letter</w:t>
      </w:r>
    </w:p>
    <w:p w14:paraId="37246F8F" w14:textId="77777777" w:rsidR="00BE62F9" w:rsidRPr="00BE62F9" w:rsidRDefault="00BE62F9" w:rsidP="00BE62F9">
      <w:pPr>
        <w:pStyle w:val="ListParagraph"/>
        <w:numPr>
          <w:ilvl w:val="0"/>
          <w:numId w:val="3"/>
        </w:numPr>
        <w:spacing w:after="200" w:line="276" w:lineRule="auto"/>
        <w:rPr>
          <w:sz w:val="22"/>
          <w:szCs w:val="22"/>
        </w:rPr>
      </w:pPr>
      <w:r w:rsidRPr="00BE62F9">
        <w:rPr>
          <w:sz w:val="22"/>
          <w:szCs w:val="22"/>
        </w:rPr>
        <w:t>Part 1: lose weight diabetes, swim team practice</w:t>
      </w:r>
    </w:p>
    <w:p w14:paraId="0BD89014" w14:textId="77777777" w:rsidR="00BE62F9" w:rsidRPr="00BE62F9" w:rsidRDefault="00BE62F9" w:rsidP="00BE62F9">
      <w:pPr>
        <w:pStyle w:val="ListParagraph"/>
        <w:numPr>
          <w:ilvl w:val="0"/>
          <w:numId w:val="3"/>
        </w:numPr>
        <w:spacing w:after="200" w:line="276" w:lineRule="auto"/>
        <w:rPr>
          <w:sz w:val="22"/>
          <w:szCs w:val="22"/>
        </w:rPr>
      </w:pPr>
      <w:r w:rsidRPr="00BE62F9">
        <w:rPr>
          <w:sz w:val="22"/>
          <w:szCs w:val="22"/>
        </w:rPr>
        <w:t>Part 2: bad weather, no options, connection</w:t>
      </w:r>
    </w:p>
    <w:p w14:paraId="0E1BFB8D" w14:textId="77777777" w:rsidR="00BE62F9" w:rsidRPr="00BE62F9" w:rsidRDefault="00BE62F9" w:rsidP="00BE62F9">
      <w:pPr>
        <w:pStyle w:val="ListParagraph"/>
        <w:numPr>
          <w:ilvl w:val="0"/>
          <w:numId w:val="3"/>
        </w:numPr>
        <w:spacing w:after="200" w:line="276" w:lineRule="auto"/>
        <w:rPr>
          <w:sz w:val="22"/>
          <w:szCs w:val="22"/>
        </w:rPr>
      </w:pPr>
      <w:r w:rsidRPr="00BE62F9">
        <w:rPr>
          <w:sz w:val="22"/>
          <w:szCs w:val="22"/>
        </w:rPr>
        <w:t>Part 3: obesity, take funds outside</w:t>
      </w:r>
    </w:p>
    <w:p w14:paraId="628E111C" w14:textId="77777777" w:rsidR="00BE62F9" w:rsidRPr="00BE62F9" w:rsidRDefault="00BE62F9" w:rsidP="00BE62F9">
      <w:pPr>
        <w:rPr>
          <w:sz w:val="22"/>
          <w:szCs w:val="22"/>
        </w:rPr>
      </w:pPr>
      <w:r w:rsidRPr="00BE62F9">
        <w:rPr>
          <w:sz w:val="22"/>
          <w:szCs w:val="22"/>
        </w:rPr>
        <w:t>Dear Sir or Madam,</w:t>
      </w:r>
    </w:p>
    <w:p w14:paraId="7F33448C" w14:textId="77777777" w:rsidR="00BE62F9" w:rsidRPr="00BE62F9" w:rsidRDefault="00BE62F9" w:rsidP="00BE62F9">
      <w:pPr>
        <w:rPr>
          <w:sz w:val="22"/>
          <w:szCs w:val="22"/>
        </w:rPr>
      </w:pPr>
      <w:r w:rsidRPr="00BE62F9">
        <w:rPr>
          <w:sz w:val="22"/>
          <w:szCs w:val="22"/>
        </w:rPr>
        <w:t>This well considered letter is in regards to your erroneously giving serious thought towards shutting the doors of the beloved local sports and leisure facility.</w:t>
      </w:r>
    </w:p>
    <w:p w14:paraId="6CD9A5D8" w14:textId="77777777" w:rsidR="00BE62F9" w:rsidRPr="00BE62F9" w:rsidRDefault="00BE62F9" w:rsidP="00BE62F9">
      <w:pPr>
        <w:rPr>
          <w:sz w:val="22"/>
          <w:szCs w:val="22"/>
        </w:rPr>
      </w:pPr>
      <w:r w:rsidRPr="00BE62F9">
        <w:rPr>
          <w:sz w:val="22"/>
          <w:szCs w:val="22"/>
        </w:rPr>
        <w:t xml:space="preserve">To start, this gym must remain open for the members of my family who have been longstanding members of the community. </w:t>
      </w:r>
      <w:r w:rsidRPr="00BE62F9">
        <w:rPr>
          <w:sz w:val="22"/>
          <w:szCs w:val="22"/>
          <w:u w:val="single"/>
        </w:rPr>
        <w:t>Both</w:t>
      </w:r>
      <w:r w:rsidRPr="00BE62F9">
        <w:rPr>
          <w:sz w:val="22"/>
          <w:szCs w:val="22"/>
        </w:rPr>
        <w:t xml:space="preserve"> my mother </w:t>
      </w:r>
      <w:r w:rsidRPr="00BE62F9">
        <w:rPr>
          <w:sz w:val="22"/>
          <w:szCs w:val="22"/>
          <w:u w:val="single"/>
        </w:rPr>
        <w:t>and</w:t>
      </w:r>
      <w:r w:rsidRPr="00BE62F9">
        <w:rPr>
          <w:sz w:val="22"/>
          <w:szCs w:val="22"/>
        </w:rPr>
        <w:t xml:space="preserve"> father suffer from diabetes and have been utilizing the fitness center to lose weight and combat this disease.  </w:t>
      </w:r>
      <w:r w:rsidRPr="00BE62F9">
        <w:rPr>
          <w:sz w:val="22"/>
          <w:szCs w:val="22"/>
          <w:u w:val="single"/>
        </w:rPr>
        <w:t>Not only</w:t>
      </w:r>
      <w:r w:rsidRPr="00BE62F9">
        <w:rPr>
          <w:sz w:val="22"/>
          <w:szCs w:val="22"/>
        </w:rPr>
        <w:t xml:space="preserve"> do my parents benefit from the leisure center continued operation, </w:t>
      </w:r>
      <w:r w:rsidRPr="00BE62F9">
        <w:rPr>
          <w:sz w:val="22"/>
          <w:szCs w:val="22"/>
          <w:u w:val="single"/>
        </w:rPr>
        <w:t>but also</w:t>
      </w:r>
      <w:r w:rsidRPr="00BE62F9">
        <w:rPr>
          <w:sz w:val="22"/>
          <w:szCs w:val="22"/>
        </w:rPr>
        <w:t xml:space="preserve"> the city championship swimming team uses the pool for practice.</w:t>
      </w:r>
    </w:p>
    <w:p w14:paraId="74BC3A63" w14:textId="77777777" w:rsidR="00BE62F9" w:rsidRPr="00BE62F9" w:rsidRDefault="00BE62F9" w:rsidP="00BE62F9">
      <w:pPr>
        <w:rPr>
          <w:sz w:val="22"/>
          <w:szCs w:val="22"/>
        </w:rPr>
      </w:pPr>
      <w:r w:rsidRPr="00BE62F9">
        <w:rPr>
          <w:sz w:val="22"/>
          <w:szCs w:val="22"/>
        </w:rPr>
        <w:t>As an additional point to reject closure, you should recall how integral the sports facility is to the community. Due to our geographically horrible weather snow and ice are present four months a year</w:t>
      </w:r>
      <w:r w:rsidRPr="00BE62F9">
        <w:rPr>
          <w:sz w:val="22"/>
          <w:szCs w:val="22"/>
          <w:u w:val="single"/>
        </w:rPr>
        <w:t>, and</w:t>
      </w:r>
      <w:r w:rsidRPr="00BE62F9">
        <w:rPr>
          <w:sz w:val="22"/>
          <w:szCs w:val="22"/>
        </w:rPr>
        <w:t xml:space="preserve"> the center is the only winter option to have leisure activities</w:t>
      </w:r>
      <w:r w:rsidRPr="00BE62F9">
        <w:rPr>
          <w:sz w:val="22"/>
          <w:szCs w:val="22"/>
          <w:u w:val="single"/>
        </w:rPr>
        <w:t>. Even more to the point,</w:t>
      </w:r>
      <w:r w:rsidRPr="00BE62F9">
        <w:rPr>
          <w:sz w:val="22"/>
          <w:szCs w:val="22"/>
        </w:rPr>
        <w:t xml:space="preserve"> the gymnasium is a meeting place for the community that enables us to make connections and strengthen our neighborhoods.</w:t>
      </w:r>
    </w:p>
    <w:p w14:paraId="7418EFF5" w14:textId="77777777" w:rsidR="00BE62F9" w:rsidRPr="00BE62F9" w:rsidRDefault="00BE62F9" w:rsidP="00BE62F9">
      <w:pPr>
        <w:rPr>
          <w:sz w:val="22"/>
          <w:szCs w:val="22"/>
        </w:rPr>
      </w:pPr>
      <w:r w:rsidRPr="00BE62F9">
        <w:rPr>
          <w:sz w:val="22"/>
          <w:szCs w:val="22"/>
          <w:u w:val="single"/>
        </w:rPr>
        <w:t>If</w:t>
      </w:r>
      <w:r w:rsidRPr="00BE62F9">
        <w:rPr>
          <w:sz w:val="22"/>
          <w:szCs w:val="22"/>
        </w:rPr>
        <w:t xml:space="preserve"> you do cease sports facility operations, </w:t>
      </w:r>
      <w:r w:rsidRPr="00BE62F9">
        <w:rPr>
          <w:sz w:val="22"/>
          <w:szCs w:val="22"/>
          <w:u w:val="single"/>
        </w:rPr>
        <w:t>we will lose</w:t>
      </w:r>
      <w:r w:rsidRPr="00BE62F9">
        <w:rPr>
          <w:sz w:val="22"/>
          <w:szCs w:val="22"/>
        </w:rPr>
        <w:t xml:space="preserve"> a treasured gym that will have negative ramifications for us all.  </w:t>
      </w:r>
      <w:r w:rsidRPr="00BE62F9">
        <w:rPr>
          <w:sz w:val="22"/>
          <w:szCs w:val="22"/>
          <w:u w:val="single"/>
        </w:rPr>
        <w:t>As</w:t>
      </w:r>
      <w:r w:rsidRPr="00BE62F9">
        <w:rPr>
          <w:sz w:val="22"/>
          <w:szCs w:val="22"/>
        </w:rPr>
        <w:t xml:space="preserve"> you well know, we have an obesity epidemic in this area and the gym closure will only increase this problem.  </w:t>
      </w:r>
      <w:r w:rsidRPr="00BE62F9">
        <w:rPr>
          <w:sz w:val="22"/>
          <w:szCs w:val="22"/>
          <w:u w:val="single"/>
        </w:rPr>
        <w:t>Additionally</w:t>
      </w:r>
      <w:r w:rsidRPr="00BE62F9">
        <w:rPr>
          <w:sz w:val="22"/>
          <w:szCs w:val="22"/>
        </w:rPr>
        <w:t>, many citizens may consider relocating to the big city if you begin taking away amenities.</w:t>
      </w:r>
    </w:p>
    <w:p w14:paraId="7BBA7DEA" w14:textId="77777777" w:rsidR="00BE62F9" w:rsidRPr="00BE62F9" w:rsidRDefault="00BE62F9" w:rsidP="00BE62F9">
      <w:pPr>
        <w:rPr>
          <w:sz w:val="22"/>
          <w:szCs w:val="22"/>
        </w:rPr>
      </w:pPr>
      <w:r w:rsidRPr="00BE62F9">
        <w:rPr>
          <w:sz w:val="22"/>
          <w:szCs w:val="22"/>
        </w:rPr>
        <w:t>Please take these points in mind when pondering the closing of the sports and leisure facility.</w:t>
      </w:r>
    </w:p>
    <w:p w14:paraId="3C7D7A36" w14:textId="77777777" w:rsidR="00BE62F9" w:rsidRDefault="00BE62F9" w:rsidP="00BE62F9">
      <w:pPr>
        <w:pStyle w:val="NormalWeb"/>
        <w:shd w:val="clear" w:color="auto" w:fill="FFFFFF"/>
        <w:rPr>
          <w:rFonts w:ascii="Verdana" w:hAnsi="Verdana"/>
          <w:color w:val="000000"/>
          <w:sz w:val="18"/>
          <w:szCs w:val="18"/>
        </w:rPr>
      </w:pPr>
      <w:r w:rsidRPr="00BE62F9">
        <w:rPr>
          <w:sz w:val="22"/>
          <w:szCs w:val="22"/>
        </w:rPr>
        <w:lastRenderedPageBreak/>
        <w:t>With Regards,</w:t>
      </w:r>
      <w:r w:rsidRPr="00BE62F9">
        <w:rPr>
          <w:rStyle w:val="Strong"/>
          <w:rFonts w:ascii="Verdana" w:hAnsi="Verdana"/>
          <w:color w:val="000000"/>
          <w:sz w:val="18"/>
          <w:szCs w:val="18"/>
        </w:rPr>
        <w:t xml:space="preserve"> </w:t>
      </w:r>
      <w:r>
        <w:rPr>
          <w:rStyle w:val="Strong"/>
          <w:rFonts w:ascii="Verdana" w:hAnsi="Verdana"/>
          <w:color w:val="000000"/>
          <w:sz w:val="18"/>
          <w:szCs w:val="18"/>
        </w:rPr>
        <w:t>Writing task 1 (a letter)</w:t>
      </w:r>
    </w:p>
    <w:p w14:paraId="34C63B5D" w14:textId="77777777" w:rsidR="00BE62F9" w:rsidRDefault="00BE62F9" w:rsidP="00BE62F9">
      <w:pPr>
        <w:pStyle w:val="NormalWeb"/>
        <w:shd w:val="clear" w:color="auto" w:fill="FFFFFF"/>
        <w:rPr>
          <w:rFonts w:ascii="Verdana" w:hAnsi="Verdana"/>
          <w:color w:val="000000"/>
          <w:sz w:val="18"/>
          <w:szCs w:val="18"/>
        </w:rPr>
      </w:pPr>
      <w:r>
        <w:rPr>
          <w:rFonts w:ascii="Verdana" w:hAnsi="Verdana"/>
          <w:color w:val="000000"/>
          <w:sz w:val="18"/>
          <w:szCs w:val="18"/>
        </w:rPr>
        <w:t>Write a letter to your manager about a computer system problem that you have encountered and say</w:t>
      </w:r>
    </w:p>
    <w:p w14:paraId="33E03F25" w14:textId="77777777" w:rsidR="00BE62F9" w:rsidRDefault="00BE62F9" w:rsidP="00BE62F9">
      <w:pPr>
        <w:pStyle w:val="NormalWeb"/>
        <w:shd w:val="clear" w:color="auto" w:fill="FFFFFF"/>
        <w:rPr>
          <w:rFonts w:ascii="Verdana" w:hAnsi="Verdana"/>
          <w:color w:val="000000"/>
          <w:sz w:val="18"/>
          <w:szCs w:val="18"/>
        </w:rPr>
      </w:pPr>
      <w:r>
        <w:rPr>
          <w:rFonts w:ascii="Verdana" w:hAnsi="Verdana"/>
          <w:color w:val="000000"/>
          <w:sz w:val="18"/>
          <w:szCs w:val="18"/>
        </w:rPr>
        <w:t>– Describe the problem.</w:t>
      </w:r>
      <w:r>
        <w:rPr>
          <w:rFonts w:ascii="Verdana" w:hAnsi="Verdana"/>
          <w:color w:val="000000"/>
          <w:sz w:val="18"/>
          <w:szCs w:val="18"/>
        </w:rPr>
        <w:br/>
        <w:t>– How is it affecting your work?</w:t>
      </w:r>
      <w:r>
        <w:rPr>
          <w:rFonts w:ascii="Verdana" w:hAnsi="Verdana"/>
          <w:color w:val="000000"/>
          <w:sz w:val="18"/>
          <w:szCs w:val="18"/>
        </w:rPr>
        <w:br/>
        <w:t>– What needs to be done about it?</w:t>
      </w:r>
    </w:p>
    <w:p w14:paraId="3CE3388C" w14:textId="77777777" w:rsidR="00BE62F9" w:rsidRDefault="00BE62F9" w:rsidP="00BE62F9">
      <w:pPr>
        <w:spacing w:line="240" w:lineRule="auto"/>
        <w:ind w:firstLine="0"/>
      </w:pPr>
      <w:r>
        <w:t>Make a Plan</w:t>
      </w:r>
    </w:p>
    <w:p w14:paraId="73FD1EFC" w14:textId="77777777" w:rsidR="00BE62F9" w:rsidRDefault="00BE62F9" w:rsidP="00BE62F9">
      <w:pPr>
        <w:pStyle w:val="ListParagraph"/>
        <w:numPr>
          <w:ilvl w:val="0"/>
          <w:numId w:val="5"/>
        </w:numPr>
        <w:spacing w:after="200" w:line="240" w:lineRule="auto"/>
      </w:pPr>
      <w:r>
        <w:t>Semi-Formal Letter</w:t>
      </w:r>
    </w:p>
    <w:p w14:paraId="509A985D" w14:textId="77777777" w:rsidR="00BE62F9" w:rsidRDefault="00BE62F9" w:rsidP="00BE62F9">
      <w:pPr>
        <w:pStyle w:val="ListParagraph"/>
        <w:numPr>
          <w:ilvl w:val="0"/>
          <w:numId w:val="5"/>
        </w:numPr>
        <w:spacing w:after="200" w:line="240" w:lineRule="auto"/>
      </w:pPr>
      <w:r>
        <w:t>Monitor, software, poor configuration</w:t>
      </w:r>
    </w:p>
    <w:p w14:paraId="55D41A80" w14:textId="77777777" w:rsidR="00BE62F9" w:rsidRDefault="00BE62F9" w:rsidP="00BE62F9">
      <w:pPr>
        <w:pStyle w:val="ListParagraph"/>
        <w:numPr>
          <w:ilvl w:val="0"/>
          <w:numId w:val="5"/>
        </w:numPr>
        <w:spacing w:after="200" w:line="240" w:lineRule="auto"/>
      </w:pPr>
      <w:r>
        <w:t>Productivity, no access pc, deadlines</w:t>
      </w:r>
    </w:p>
    <w:p w14:paraId="45097DDC" w14:textId="77777777" w:rsidR="00BE62F9" w:rsidRDefault="00BE62F9" w:rsidP="00BE62F9">
      <w:pPr>
        <w:pStyle w:val="ListParagraph"/>
        <w:numPr>
          <w:ilvl w:val="0"/>
          <w:numId w:val="5"/>
        </w:numPr>
        <w:spacing w:after="200" w:line="240" w:lineRule="auto"/>
      </w:pPr>
      <w:r>
        <w:t>New PC, new software, call IT, one week extension</w:t>
      </w:r>
    </w:p>
    <w:p w14:paraId="182E4734" w14:textId="77777777" w:rsidR="00BE62F9" w:rsidRDefault="00BE62F9" w:rsidP="00BE62F9">
      <w:pPr>
        <w:tabs>
          <w:tab w:val="left" w:pos="3456"/>
        </w:tabs>
        <w:spacing w:line="360" w:lineRule="auto"/>
        <w:ind w:firstLine="0"/>
        <w:rPr>
          <w:sz w:val="20"/>
          <w:szCs w:val="20"/>
        </w:rPr>
      </w:pPr>
      <w:r>
        <w:rPr>
          <w:sz w:val="20"/>
          <w:szCs w:val="20"/>
        </w:rPr>
        <w:t>Dear Mr. Williams,</w:t>
      </w:r>
    </w:p>
    <w:p w14:paraId="426E470B" w14:textId="77777777" w:rsidR="00BE62F9" w:rsidRDefault="00BE62F9" w:rsidP="00BE62F9">
      <w:pPr>
        <w:tabs>
          <w:tab w:val="left" w:pos="3456"/>
        </w:tabs>
        <w:spacing w:line="360" w:lineRule="auto"/>
        <w:ind w:firstLine="0"/>
        <w:rPr>
          <w:sz w:val="20"/>
          <w:szCs w:val="20"/>
        </w:rPr>
      </w:pPr>
      <w:r>
        <w:rPr>
          <w:sz w:val="20"/>
          <w:szCs w:val="20"/>
        </w:rPr>
        <w:t>I know you normally don’t hear from me; however, today I must inform you of the serious and debilitating problems I am having with the PC at my desk.</w:t>
      </w:r>
    </w:p>
    <w:p w14:paraId="1BA850D5" w14:textId="77777777" w:rsidR="00BE62F9" w:rsidRDefault="00BE62F9" w:rsidP="00BE62F9">
      <w:pPr>
        <w:tabs>
          <w:tab w:val="left" w:pos="3456"/>
        </w:tabs>
        <w:spacing w:line="360" w:lineRule="auto"/>
        <w:ind w:firstLine="0"/>
        <w:rPr>
          <w:sz w:val="20"/>
          <w:szCs w:val="20"/>
        </w:rPr>
      </w:pPr>
      <w:r>
        <w:rPr>
          <w:sz w:val="20"/>
          <w:szCs w:val="20"/>
        </w:rPr>
        <w:t xml:space="preserve">As you know, the computers assigned to our department are the 2011 models, and as a result I am having several problems. The system configuration cannot keep up with the latest software which is used on a day to day basis, such as MS Word and Excel. Not only is the software an issue, but also the monitors flicker all the time, which may or may not result from very outdated configuration. </w:t>
      </w:r>
    </w:p>
    <w:p w14:paraId="2331BB12" w14:textId="77777777" w:rsidR="00BE62F9" w:rsidRDefault="00BE62F9" w:rsidP="00BE62F9">
      <w:pPr>
        <w:tabs>
          <w:tab w:val="left" w:pos="3456"/>
        </w:tabs>
        <w:spacing w:line="360" w:lineRule="auto"/>
        <w:ind w:firstLine="0"/>
        <w:rPr>
          <w:sz w:val="20"/>
          <w:szCs w:val="20"/>
        </w:rPr>
      </w:pPr>
      <w:r>
        <w:rPr>
          <w:sz w:val="20"/>
          <w:szCs w:val="20"/>
        </w:rPr>
        <w:t>Undeniably, the aforementioned problems are seriously affecting my work performance, which is something I know you greatly worry about.  To start, my productivity has dropped by 25% since these problems appeared, and it is not because I am lazy or incompetent.   The drop in productivity directly correlates to my not having access to the same programs as my colleagues. They are meeting every deadline, whereas I am falling short of the mark due to the computer problems.</w:t>
      </w:r>
    </w:p>
    <w:p w14:paraId="45E26426" w14:textId="77777777" w:rsidR="00BE62F9" w:rsidRDefault="00BE62F9" w:rsidP="00BE62F9">
      <w:pPr>
        <w:tabs>
          <w:tab w:val="left" w:pos="3456"/>
        </w:tabs>
        <w:spacing w:line="360" w:lineRule="auto"/>
        <w:ind w:firstLine="0"/>
        <w:rPr>
          <w:sz w:val="20"/>
          <w:szCs w:val="20"/>
        </w:rPr>
      </w:pPr>
      <w:r>
        <w:rPr>
          <w:sz w:val="20"/>
          <w:szCs w:val="20"/>
        </w:rPr>
        <w:t xml:space="preserve">Admittedly, I am no computer expert, but I do have a few ideas of what should be done to alleviate my troubles with the computer.  Of course, the easiest course of action would be to purchase a new PC. Some secondary solutions include calling IT to try to restore my computer to factory specifications or permitting me to have a one week extension on my deadlines. </w:t>
      </w:r>
    </w:p>
    <w:p w14:paraId="1928F201" w14:textId="77777777" w:rsidR="00BE62F9" w:rsidRDefault="00BE62F9" w:rsidP="00BE62F9">
      <w:pPr>
        <w:tabs>
          <w:tab w:val="left" w:pos="3456"/>
        </w:tabs>
        <w:spacing w:line="360" w:lineRule="auto"/>
        <w:ind w:firstLine="0"/>
        <w:rPr>
          <w:sz w:val="20"/>
          <w:szCs w:val="20"/>
        </w:rPr>
      </w:pPr>
      <w:r>
        <w:rPr>
          <w:sz w:val="20"/>
          <w:szCs w:val="20"/>
        </w:rPr>
        <w:t>To sum up, having a computer is essential to my work and I hope you respond to my letter quickly.</w:t>
      </w:r>
    </w:p>
    <w:p w14:paraId="52D8CEED" w14:textId="77777777" w:rsidR="00BE62F9" w:rsidRDefault="00BE62F9" w:rsidP="00BE62F9">
      <w:pPr>
        <w:tabs>
          <w:tab w:val="left" w:pos="3456"/>
        </w:tabs>
        <w:spacing w:line="360" w:lineRule="auto"/>
        <w:ind w:firstLine="0"/>
        <w:rPr>
          <w:sz w:val="20"/>
          <w:szCs w:val="20"/>
        </w:rPr>
      </w:pPr>
      <w:r>
        <w:rPr>
          <w:sz w:val="20"/>
          <w:szCs w:val="20"/>
        </w:rPr>
        <w:t>Best regards,</w:t>
      </w:r>
    </w:p>
    <w:p w14:paraId="62874DA3" w14:textId="77777777" w:rsidR="00BE62F9" w:rsidRDefault="00BE62F9" w:rsidP="00BE62F9">
      <w:pPr>
        <w:tabs>
          <w:tab w:val="left" w:pos="3456"/>
        </w:tabs>
        <w:spacing w:line="360" w:lineRule="auto"/>
        <w:ind w:firstLine="0"/>
        <w:rPr>
          <w:sz w:val="20"/>
          <w:szCs w:val="20"/>
        </w:rPr>
      </w:pPr>
      <w:r>
        <w:rPr>
          <w:sz w:val="20"/>
          <w:szCs w:val="20"/>
        </w:rPr>
        <w:t>John Smith</w:t>
      </w:r>
    </w:p>
    <w:p w14:paraId="7BBA437F" w14:textId="77777777" w:rsidR="00BE62F9" w:rsidRPr="00BE62F9" w:rsidRDefault="00BE62F9" w:rsidP="00BE62F9">
      <w:pPr>
        <w:rPr>
          <w:sz w:val="22"/>
          <w:szCs w:val="22"/>
        </w:rPr>
      </w:pPr>
    </w:p>
    <w:p w14:paraId="33BC64CF" w14:textId="77777777" w:rsidR="00BE62F9" w:rsidRPr="00BE62F9" w:rsidRDefault="00BE62F9" w:rsidP="00BE62F9">
      <w:pPr>
        <w:rPr>
          <w:sz w:val="22"/>
          <w:szCs w:val="22"/>
        </w:rPr>
      </w:pPr>
      <w:r w:rsidRPr="00BE62F9">
        <w:rPr>
          <w:sz w:val="22"/>
          <w:szCs w:val="22"/>
        </w:rPr>
        <w:t>John Smith</w:t>
      </w:r>
    </w:p>
    <w:p w14:paraId="5D7434D6" w14:textId="77777777" w:rsidR="00BE62F9" w:rsidRDefault="00BE62F9" w:rsidP="00B5021D">
      <w:pPr>
        <w:ind w:firstLine="0"/>
        <w:rPr>
          <w:sz w:val="22"/>
          <w:szCs w:val="22"/>
        </w:rPr>
      </w:pPr>
    </w:p>
    <w:p w14:paraId="4E1BD533" w14:textId="77777777" w:rsidR="00BE62F9" w:rsidRDefault="00BE62F9" w:rsidP="00B5021D">
      <w:pPr>
        <w:ind w:firstLine="0"/>
        <w:rPr>
          <w:sz w:val="22"/>
          <w:szCs w:val="22"/>
        </w:rPr>
      </w:pPr>
    </w:p>
    <w:p w14:paraId="1CCEEF1B" w14:textId="77777777" w:rsidR="00BE62F9" w:rsidRDefault="00BE62F9" w:rsidP="00B5021D">
      <w:pPr>
        <w:ind w:firstLine="0"/>
        <w:rPr>
          <w:sz w:val="22"/>
          <w:szCs w:val="22"/>
        </w:rPr>
      </w:pPr>
    </w:p>
    <w:p w14:paraId="49B78FA9" w14:textId="77777777" w:rsidR="00BE62F9" w:rsidRDefault="00BE62F9" w:rsidP="00B5021D">
      <w:pPr>
        <w:ind w:firstLine="0"/>
        <w:rPr>
          <w:sz w:val="22"/>
          <w:szCs w:val="22"/>
        </w:rPr>
      </w:pPr>
    </w:p>
    <w:p w14:paraId="220F30B8" w14:textId="77777777" w:rsidR="00BE62F9" w:rsidRDefault="00BE62F9" w:rsidP="00BE62F9">
      <w:r>
        <w:rPr>
          <w:noProof/>
        </w:rPr>
        <w:lastRenderedPageBreak/>
        <w:drawing>
          <wp:inline distT="0" distB="0" distL="0" distR="0" wp14:anchorId="06AFF737" wp14:editId="27AB9A07">
            <wp:extent cx="3065585" cy="1029350"/>
            <wp:effectExtent l="0" t="0" r="1905" b="0"/>
            <wp:docPr id="2" name="Picture 2" descr="Description: 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escription: G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65742" cy="1029403"/>
                    </a:xfrm>
                    <a:prstGeom prst="rect">
                      <a:avLst/>
                    </a:prstGeom>
                    <a:noFill/>
                    <a:ln>
                      <a:noFill/>
                    </a:ln>
                  </pic:spPr>
                </pic:pic>
              </a:graphicData>
            </a:graphic>
          </wp:inline>
        </w:drawing>
      </w:r>
    </w:p>
    <w:p w14:paraId="3BCCD305" w14:textId="77777777" w:rsidR="00BE62F9" w:rsidRPr="00BE62F9" w:rsidRDefault="00BE62F9" w:rsidP="00BE62F9">
      <w:pPr>
        <w:rPr>
          <w:sz w:val="22"/>
          <w:szCs w:val="22"/>
        </w:rPr>
      </w:pPr>
      <w:r w:rsidRPr="00BE62F9">
        <w:rPr>
          <w:sz w:val="22"/>
          <w:szCs w:val="22"/>
        </w:rPr>
        <w:t>Step 1: Make a Quick Plan</w:t>
      </w:r>
    </w:p>
    <w:p w14:paraId="3BC827EE" w14:textId="77777777" w:rsidR="00BE62F9" w:rsidRPr="00BE62F9" w:rsidRDefault="00BE62F9" w:rsidP="00BE62F9">
      <w:pPr>
        <w:pStyle w:val="ListParagraph"/>
        <w:numPr>
          <w:ilvl w:val="0"/>
          <w:numId w:val="6"/>
        </w:numPr>
        <w:spacing w:after="200" w:line="276" w:lineRule="auto"/>
        <w:rPr>
          <w:sz w:val="22"/>
          <w:szCs w:val="22"/>
        </w:rPr>
      </w:pPr>
      <w:r w:rsidRPr="00BE62F9">
        <w:rPr>
          <w:sz w:val="22"/>
          <w:szCs w:val="22"/>
        </w:rPr>
        <w:t>Semi-Formal Letter</w:t>
      </w:r>
    </w:p>
    <w:p w14:paraId="08B0A962" w14:textId="77777777" w:rsidR="00BE62F9" w:rsidRPr="00BE62F9" w:rsidRDefault="00BE62F9" w:rsidP="00BE62F9">
      <w:pPr>
        <w:pStyle w:val="ListParagraph"/>
        <w:numPr>
          <w:ilvl w:val="0"/>
          <w:numId w:val="6"/>
        </w:numPr>
        <w:spacing w:after="200" w:line="276" w:lineRule="auto"/>
        <w:rPr>
          <w:sz w:val="22"/>
          <w:szCs w:val="22"/>
        </w:rPr>
      </w:pPr>
      <w:r w:rsidRPr="00BE62F9">
        <w:rPr>
          <w:sz w:val="22"/>
          <w:szCs w:val="22"/>
        </w:rPr>
        <w:t>Part 1: lawyer, wife doctor, 3 kids</w:t>
      </w:r>
    </w:p>
    <w:p w14:paraId="7C5ED8DC" w14:textId="77777777" w:rsidR="00BE62F9" w:rsidRPr="00BE62F9" w:rsidRDefault="00BE62F9" w:rsidP="00BE62F9">
      <w:pPr>
        <w:pStyle w:val="ListParagraph"/>
        <w:numPr>
          <w:ilvl w:val="0"/>
          <w:numId w:val="6"/>
        </w:numPr>
        <w:spacing w:after="200" w:line="276" w:lineRule="auto"/>
        <w:rPr>
          <w:sz w:val="22"/>
          <w:szCs w:val="22"/>
        </w:rPr>
      </w:pPr>
      <w:r w:rsidRPr="00BE62F9">
        <w:rPr>
          <w:sz w:val="22"/>
          <w:szCs w:val="22"/>
        </w:rPr>
        <w:t>Part 2: 2 story, 3 bathrooms, garden, 5 bedroom</w:t>
      </w:r>
    </w:p>
    <w:p w14:paraId="5DB25BF8" w14:textId="77777777" w:rsidR="00BE62F9" w:rsidRPr="00BE62F9" w:rsidRDefault="00BE62F9" w:rsidP="00BE62F9">
      <w:pPr>
        <w:pStyle w:val="ListParagraph"/>
        <w:numPr>
          <w:ilvl w:val="0"/>
          <w:numId w:val="6"/>
        </w:numPr>
        <w:spacing w:after="200" w:line="276" w:lineRule="auto"/>
        <w:rPr>
          <w:sz w:val="22"/>
          <w:szCs w:val="22"/>
        </w:rPr>
      </w:pPr>
      <w:r w:rsidRPr="00BE62F9">
        <w:rPr>
          <w:sz w:val="22"/>
          <w:szCs w:val="22"/>
        </w:rPr>
        <w:t>Part 3: inner city, near parks, schools</w:t>
      </w:r>
    </w:p>
    <w:p w14:paraId="1E7F103D" w14:textId="77777777" w:rsidR="00BE62F9" w:rsidRPr="00BE62F9" w:rsidRDefault="00BE62F9" w:rsidP="00BE62F9">
      <w:pPr>
        <w:rPr>
          <w:sz w:val="22"/>
          <w:szCs w:val="22"/>
        </w:rPr>
      </w:pPr>
      <w:r w:rsidRPr="00BE62F9">
        <w:rPr>
          <w:sz w:val="22"/>
          <w:szCs w:val="22"/>
        </w:rPr>
        <w:t>Dear Sir or Madame:</w:t>
      </w:r>
    </w:p>
    <w:p w14:paraId="0B9EB128" w14:textId="77777777" w:rsidR="00BE62F9" w:rsidRPr="00BE62F9" w:rsidRDefault="00BE62F9" w:rsidP="00BE62F9">
      <w:pPr>
        <w:rPr>
          <w:sz w:val="22"/>
          <w:szCs w:val="22"/>
        </w:rPr>
      </w:pPr>
      <w:r w:rsidRPr="00BE62F9">
        <w:rPr>
          <w:sz w:val="22"/>
          <w:szCs w:val="22"/>
        </w:rPr>
        <w:t xml:space="preserve">My family and I are relocating to a new country, and require expert assistance to acquire leased property in the area. </w:t>
      </w:r>
    </w:p>
    <w:p w14:paraId="61FEF976" w14:textId="77777777" w:rsidR="00BE62F9" w:rsidRPr="00BE62F9" w:rsidRDefault="00BE62F9" w:rsidP="00BE62F9">
      <w:pPr>
        <w:rPr>
          <w:sz w:val="22"/>
          <w:szCs w:val="22"/>
        </w:rPr>
      </w:pPr>
      <w:r w:rsidRPr="00BE62F9">
        <w:rPr>
          <w:sz w:val="22"/>
          <w:szCs w:val="22"/>
        </w:rPr>
        <w:t xml:space="preserve">As a starting point, I am a renowned lawyer and will be matriculating with my lovely wife and three wonderful children aged 10, 12, and 16. We consider ourselves to be a very active family, </w:t>
      </w:r>
      <w:r w:rsidRPr="00BE62F9">
        <w:rPr>
          <w:sz w:val="22"/>
          <w:szCs w:val="22"/>
          <w:u w:val="single"/>
        </w:rPr>
        <w:t>which is evident from our participation in kayaking, cycling, tennis, and baseball</w:t>
      </w:r>
      <w:r w:rsidRPr="00BE62F9">
        <w:rPr>
          <w:sz w:val="22"/>
          <w:szCs w:val="22"/>
        </w:rPr>
        <w:t xml:space="preserve">. </w:t>
      </w:r>
    </w:p>
    <w:p w14:paraId="0DB50AF9" w14:textId="77777777" w:rsidR="00BE62F9" w:rsidRPr="00BE62F9" w:rsidRDefault="00BE62F9" w:rsidP="00BE62F9">
      <w:pPr>
        <w:rPr>
          <w:sz w:val="22"/>
          <w:szCs w:val="22"/>
        </w:rPr>
      </w:pPr>
      <w:r w:rsidRPr="00BE62F9">
        <w:rPr>
          <w:sz w:val="22"/>
          <w:szCs w:val="22"/>
          <w:u w:val="single"/>
        </w:rPr>
        <w:t>Moving on to the heart of the matter</w:t>
      </w:r>
      <w:r w:rsidRPr="00BE62F9">
        <w:rPr>
          <w:sz w:val="22"/>
          <w:szCs w:val="22"/>
        </w:rPr>
        <w:t xml:space="preserve">, we need numerous factors satisfied from the rental property in our new nation.  </w:t>
      </w:r>
      <w:r w:rsidRPr="00BE62F9">
        <w:rPr>
          <w:sz w:val="22"/>
          <w:szCs w:val="22"/>
          <w:u w:val="single"/>
        </w:rPr>
        <w:t>Without question</w:t>
      </w:r>
      <w:r w:rsidRPr="00BE62F9">
        <w:rPr>
          <w:sz w:val="22"/>
          <w:szCs w:val="22"/>
        </w:rPr>
        <w:t xml:space="preserve">, we must acquire a two story home that has at least five bedrooms, laundry connections, indoor spa and three bathrooms. </w:t>
      </w:r>
      <w:r w:rsidRPr="00BE62F9">
        <w:rPr>
          <w:sz w:val="22"/>
          <w:szCs w:val="22"/>
          <w:u w:val="single"/>
        </w:rPr>
        <w:t>Further considerations</w:t>
      </w:r>
      <w:r w:rsidRPr="00BE62F9">
        <w:rPr>
          <w:sz w:val="22"/>
          <w:szCs w:val="22"/>
        </w:rPr>
        <w:t xml:space="preserve"> must be given to my wife being a professional gardener, and thus the home should have a large backyard for agricultural purposes.</w:t>
      </w:r>
    </w:p>
    <w:p w14:paraId="7572A388" w14:textId="77777777" w:rsidR="00BE62F9" w:rsidRPr="00BE62F9" w:rsidRDefault="00BE62F9" w:rsidP="00BE62F9">
      <w:pPr>
        <w:rPr>
          <w:sz w:val="22"/>
          <w:szCs w:val="22"/>
        </w:rPr>
      </w:pPr>
      <w:r w:rsidRPr="00BE62F9">
        <w:rPr>
          <w:sz w:val="22"/>
          <w:szCs w:val="22"/>
        </w:rPr>
        <w:t xml:space="preserve"> We have never visited this country, so we need your assistance with finding the perfect neighborhood location. </w:t>
      </w:r>
      <w:r w:rsidRPr="00BE62F9">
        <w:rPr>
          <w:sz w:val="22"/>
          <w:szCs w:val="22"/>
          <w:u w:val="single"/>
        </w:rPr>
        <w:t>To be more specific</w:t>
      </w:r>
      <w:r w:rsidRPr="00BE62F9">
        <w:rPr>
          <w:sz w:val="22"/>
          <w:szCs w:val="22"/>
        </w:rPr>
        <w:t>, we hope you can secure a house in a neighborhood that is surrounded by large parks and top rated schools. Lastly, the suburbs are nice</w:t>
      </w:r>
      <w:r w:rsidRPr="00BE62F9">
        <w:rPr>
          <w:sz w:val="22"/>
          <w:szCs w:val="22"/>
          <w:u w:val="single"/>
        </w:rPr>
        <w:t>; however,</w:t>
      </w:r>
      <w:r w:rsidRPr="00BE62F9">
        <w:rPr>
          <w:sz w:val="22"/>
          <w:szCs w:val="22"/>
        </w:rPr>
        <w:t xml:space="preserve"> our preference is a residence in the inner city.</w:t>
      </w:r>
    </w:p>
    <w:p w14:paraId="49F897A2" w14:textId="77777777" w:rsidR="00BE62F9" w:rsidRPr="00BE62F9" w:rsidRDefault="00BE62F9" w:rsidP="00BE62F9">
      <w:pPr>
        <w:rPr>
          <w:sz w:val="22"/>
          <w:szCs w:val="22"/>
        </w:rPr>
      </w:pPr>
      <w:r w:rsidRPr="00BE62F9">
        <w:rPr>
          <w:sz w:val="22"/>
          <w:szCs w:val="22"/>
        </w:rPr>
        <w:t>We have high expectations, and hope you locate the accommodations that we absolutely need in moving to a new country.</w:t>
      </w:r>
    </w:p>
    <w:p w14:paraId="60DE0C2C" w14:textId="77777777" w:rsidR="00BE62F9" w:rsidRPr="00BE62F9" w:rsidRDefault="00BE62F9" w:rsidP="00BE62F9">
      <w:pPr>
        <w:rPr>
          <w:sz w:val="22"/>
          <w:szCs w:val="22"/>
        </w:rPr>
      </w:pPr>
      <w:r w:rsidRPr="00BE62F9">
        <w:rPr>
          <w:sz w:val="22"/>
          <w:szCs w:val="22"/>
        </w:rPr>
        <w:t>Sincere Thanks,</w:t>
      </w:r>
    </w:p>
    <w:p w14:paraId="4185EA85" w14:textId="77777777" w:rsidR="00BE62F9" w:rsidRPr="00BE62F9" w:rsidRDefault="00BE62F9" w:rsidP="00BE62F9">
      <w:pPr>
        <w:rPr>
          <w:sz w:val="22"/>
          <w:szCs w:val="22"/>
        </w:rPr>
      </w:pPr>
      <w:r w:rsidRPr="00BE62F9">
        <w:rPr>
          <w:sz w:val="22"/>
          <w:szCs w:val="22"/>
        </w:rPr>
        <w:t>John Smith</w:t>
      </w:r>
    </w:p>
    <w:p w14:paraId="4982D7CB" w14:textId="77777777" w:rsidR="006A536B" w:rsidRPr="004A37F0" w:rsidRDefault="006A536B" w:rsidP="006A536B">
      <w:pPr>
        <w:pStyle w:val="paragraph"/>
        <w:spacing w:before="0" w:beforeAutospacing="0" w:after="0" w:afterAutospacing="0"/>
        <w:textAlignment w:val="baseline"/>
        <w:rPr>
          <w:rStyle w:val="normaltextrun"/>
          <w:rFonts w:ascii="Calibri" w:hAnsi="Calibri" w:cs="Segoe UI"/>
          <w:b/>
          <w:bCs/>
          <w:color w:val="FF0000"/>
          <w:sz w:val="23"/>
          <w:szCs w:val="23"/>
        </w:rPr>
      </w:pPr>
      <w:r w:rsidRPr="004A37F0">
        <w:rPr>
          <w:rStyle w:val="normaltextrun"/>
          <w:rFonts w:ascii="Calibri" w:hAnsi="Calibri" w:cs="Segoe UI"/>
          <w:color w:val="FF0000"/>
          <w:sz w:val="23"/>
          <w:szCs w:val="23"/>
        </w:rPr>
        <w:lastRenderedPageBreak/>
        <w:t>Note: This is a General Letter by a student. I have edited the problems with the letter to improve the Band Score.</w:t>
      </w:r>
    </w:p>
    <w:p w14:paraId="3B9D5AAB" w14:textId="77777777" w:rsidR="006A536B" w:rsidRDefault="006A536B" w:rsidP="006A536B">
      <w:pPr>
        <w:pStyle w:val="paragraph"/>
        <w:spacing w:before="0" w:beforeAutospacing="0" w:after="0" w:afterAutospacing="0"/>
        <w:textAlignment w:val="baseline"/>
        <w:rPr>
          <w:rStyle w:val="normaltextrun"/>
          <w:rFonts w:ascii="Calibri" w:hAnsi="Calibri" w:cs="Segoe UI"/>
          <w:b/>
          <w:bCs/>
          <w:color w:val="000000"/>
          <w:sz w:val="23"/>
          <w:szCs w:val="23"/>
        </w:rPr>
      </w:pPr>
    </w:p>
    <w:p w14:paraId="1EAC1662" w14:textId="77777777" w:rsidR="006A536B" w:rsidRDefault="006A536B" w:rsidP="006A536B">
      <w:pPr>
        <w:pStyle w:val="paragraph"/>
        <w:spacing w:before="0" w:beforeAutospacing="0" w:after="0" w:afterAutospacing="0"/>
        <w:textAlignment w:val="baseline"/>
        <w:rPr>
          <w:rStyle w:val="normaltextrun"/>
          <w:rFonts w:ascii="Calibri" w:hAnsi="Calibri" w:cs="Segoe UI"/>
          <w:b/>
          <w:bCs/>
          <w:color w:val="000000"/>
          <w:sz w:val="23"/>
          <w:szCs w:val="23"/>
        </w:rPr>
      </w:pPr>
    </w:p>
    <w:p w14:paraId="4AE37349" w14:textId="77777777" w:rsidR="006A536B" w:rsidRDefault="006A536B" w:rsidP="006A536B">
      <w:pPr>
        <w:pStyle w:val="paragraph"/>
        <w:spacing w:before="0" w:beforeAutospacing="0" w:after="0" w:afterAutospacing="0"/>
        <w:textAlignment w:val="baseline"/>
        <w:rPr>
          <w:rStyle w:val="eop"/>
          <w:rFonts w:ascii="Calibri" w:hAnsi="Calibri" w:cs="Segoe UI"/>
          <w:color w:val="000000"/>
          <w:sz w:val="23"/>
          <w:szCs w:val="23"/>
        </w:rPr>
      </w:pPr>
      <w:r>
        <w:rPr>
          <w:rStyle w:val="normaltextrun"/>
          <w:rFonts w:ascii="Calibri" w:hAnsi="Calibri" w:cs="Segoe UI"/>
          <w:color w:val="000000"/>
          <w:sz w:val="23"/>
          <w:szCs w:val="23"/>
        </w:rPr>
        <w:t>Write a letter to a friend that you can't collect from the airport, as you have promised, because of some reason. In your letter </w:t>
      </w:r>
      <w:r>
        <w:rPr>
          <w:rStyle w:val="eop"/>
          <w:rFonts w:ascii="Calibri" w:hAnsi="Calibri" w:cs="Segoe UI"/>
          <w:color w:val="000000"/>
          <w:sz w:val="23"/>
          <w:szCs w:val="23"/>
        </w:rPr>
        <w:t> </w:t>
      </w:r>
    </w:p>
    <w:p w14:paraId="12CA8E84" w14:textId="77777777" w:rsidR="006A536B" w:rsidRDefault="006A536B" w:rsidP="006A536B">
      <w:pPr>
        <w:pStyle w:val="paragraph"/>
        <w:spacing w:before="0" w:beforeAutospacing="0" w:after="0" w:afterAutospacing="0"/>
        <w:textAlignment w:val="baseline"/>
        <w:rPr>
          <w:rFonts w:ascii="Segoe UI" w:hAnsi="Segoe UI" w:cs="Segoe UI"/>
          <w:color w:val="000000"/>
          <w:sz w:val="18"/>
          <w:szCs w:val="18"/>
        </w:rPr>
      </w:pPr>
    </w:p>
    <w:p w14:paraId="7FCA0D01" w14:textId="77777777" w:rsidR="006A536B" w:rsidRDefault="006A536B" w:rsidP="006A536B">
      <w:pPr>
        <w:pStyle w:val="paragraph"/>
        <w:spacing w:before="0" w:beforeAutospacing="0" w:after="0" w:afterAutospacing="0"/>
        <w:textAlignment w:val="baseline"/>
        <w:rPr>
          <w:rFonts w:ascii="Segoe UI" w:hAnsi="Segoe UI" w:cs="Segoe UI"/>
          <w:color w:val="000000"/>
          <w:sz w:val="18"/>
          <w:szCs w:val="18"/>
        </w:rPr>
      </w:pPr>
      <w:r>
        <w:rPr>
          <w:rStyle w:val="normaltextrun"/>
          <w:rFonts w:ascii="Calibri" w:hAnsi="Calibri" w:cs="Segoe UI"/>
          <w:color w:val="000000"/>
          <w:sz w:val="23"/>
          <w:szCs w:val="23"/>
        </w:rPr>
        <w:t>- explain why you can't come, </w:t>
      </w:r>
      <w:r>
        <w:rPr>
          <w:rStyle w:val="eop"/>
          <w:rFonts w:ascii="Calibri" w:hAnsi="Calibri" w:cs="Segoe UI"/>
          <w:color w:val="000000"/>
          <w:sz w:val="23"/>
          <w:szCs w:val="23"/>
        </w:rPr>
        <w:t> </w:t>
      </w:r>
    </w:p>
    <w:p w14:paraId="0561E244" w14:textId="77777777" w:rsidR="006A536B" w:rsidRDefault="006A536B" w:rsidP="006A536B">
      <w:pPr>
        <w:pStyle w:val="paragraph"/>
        <w:spacing w:before="0" w:beforeAutospacing="0" w:after="0" w:afterAutospacing="0"/>
        <w:textAlignment w:val="baseline"/>
        <w:rPr>
          <w:rFonts w:ascii="Segoe UI" w:hAnsi="Segoe UI" w:cs="Segoe UI"/>
          <w:color w:val="000000"/>
          <w:sz w:val="18"/>
          <w:szCs w:val="18"/>
        </w:rPr>
      </w:pPr>
      <w:r>
        <w:rPr>
          <w:rStyle w:val="normaltextrun"/>
          <w:rFonts w:ascii="Calibri" w:hAnsi="Calibri" w:cs="Segoe UI"/>
          <w:color w:val="000000"/>
          <w:sz w:val="23"/>
          <w:szCs w:val="23"/>
        </w:rPr>
        <w:t>- guide them regarding other options to get to your home, </w:t>
      </w:r>
      <w:r>
        <w:rPr>
          <w:rStyle w:val="eop"/>
          <w:rFonts w:ascii="Calibri" w:hAnsi="Calibri" w:cs="Segoe UI"/>
          <w:color w:val="000000"/>
          <w:sz w:val="23"/>
          <w:szCs w:val="23"/>
        </w:rPr>
        <w:t> </w:t>
      </w:r>
    </w:p>
    <w:p w14:paraId="17320AC5" w14:textId="77777777" w:rsidR="006A536B" w:rsidRDefault="006A536B" w:rsidP="006A536B">
      <w:pPr>
        <w:pStyle w:val="paragraph"/>
        <w:spacing w:before="0" w:beforeAutospacing="0" w:after="0" w:afterAutospacing="0"/>
        <w:textAlignment w:val="baseline"/>
        <w:rPr>
          <w:rStyle w:val="eop"/>
          <w:rFonts w:ascii="Calibri" w:hAnsi="Calibri" w:cs="Segoe UI"/>
          <w:sz w:val="23"/>
          <w:szCs w:val="23"/>
        </w:rPr>
      </w:pPr>
      <w:r>
        <w:rPr>
          <w:rStyle w:val="normaltextrun"/>
          <w:rFonts w:ascii="Calibri" w:hAnsi="Calibri" w:cs="Segoe UI"/>
          <w:sz w:val="23"/>
          <w:szCs w:val="23"/>
        </w:rPr>
        <w:t>- describe the plans you made to show them around when your friend arrives.</w:t>
      </w:r>
      <w:r>
        <w:rPr>
          <w:rStyle w:val="eop"/>
          <w:rFonts w:ascii="Calibri" w:hAnsi="Calibri" w:cs="Segoe UI"/>
          <w:sz w:val="23"/>
          <w:szCs w:val="23"/>
        </w:rPr>
        <w:t> </w:t>
      </w:r>
    </w:p>
    <w:p w14:paraId="75D3E6A7" w14:textId="77777777" w:rsidR="006A536B" w:rsidRDefault="006A536B" w:rsidP="006A536B">
      <w:pPr>
        <w:pStyle w:val="paragraph"/>
        <w:spacing w:before="0" w:beforeAutospacing="0" w:after="0" w:afterAutospacing="0"/>
        <w:textAlignment w:val="baseline"/>
        <w:rPr>
          <w:rFonts w:ascii="Segoe UI" w:hAnsi="Segoe UI" w:cs="Segoe UI"/>
          <w:sz w:val="18"/>
          <w:szCs w:val="18"/>
        </w:rPr>
      </w:pPr>
    </w:p>
    <w:p w14:paraId="5D44929F" w14:textId="77777777" w:rsidR="006A536B" w:rsidRDefault="006A536B" w:rsidP="006A536B">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Segoe UI"/>
          <w:sz w:val="23"/>
          <w:szCs w:val="23"/>
        </w:rPr>
        <w:t>1] Out of Station due to office conference, will arrive in the evening.</w:t>
      </w:r>
      <w:r>
        <w:rPr>
          <w:rStyle w:val="eop"/>
          <w:rFonts w:ascii="Calibri" w:hAnsi="Calibri" w:cs="Segoe UI"/>
          <w:sz w:val="23"/>
          <w:szCs w:val="23"/>
        </w:rPr>
        <w:t> </w:t>
      </w:r>
    </w:p>
    <w:p w14:paraId="2AB9C4A4" w14:textId="77777777" w:rsidR="006A536B" w:rsidRDefault="006A536B" w:rsidP="006A536B">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Segoe UI"/>
          <w:sz w:val="23"/>
          <w:szCs w:val="23"/>
        </w:rPr>
        <w:t>2] Taxi, Metro Station</w:t>
      </w:r>
      <w:r>
        <w:rPr>
          <w:rStyle w:val="eop"/>
          <w:rFonts w:ascii="Calibri" w:hAnsi="Calibri" w:cs="Segoe UI"/>
          <w:sz w:val="23"/>
          <w:szCs w:val="23"/>
        </w:rPr>
        <w:t> </w:t>
      </w:r>
    </w:p>
    <w:p w14:paraId="33B98A1E" w14:textId="77777777" w:rsidR="006A536B" w:rsidRDefault="006A536B" w:rsidP="006A536B">
      <w:pPr>
        <w:pStyle w:val="paragraph"/>
        <w:spacing w:before="0" w:beforeAutospacing="0" w:after="0" w:afterAutospacing="0"/>
        <w:textAlignment w:val="baseline"/>
        <w:rPr>
          <w:rStyle w:val="eop"/>
          <w:rFonts w:ascii="Calibri" w:hAnsi="Calibri" w:cs="Segoe UI"/>
          <w:sz w:val="23"/>
          <w:szCs w:val="23"/>
        </w:rPr>
      </w:pPr>
      <w:r>
        <w:rPr>
          <w:rStyle w:val="normaltextrun"/>
          <w:rFonts w:ascii="Calibri" w:hAnsi="Calibri" w:cs="Segoe UI"/>
          <w:sz w:val="23"/>
          <w:szCs w:val="23"/>
        </w:rPr>
        <w:t>3] Booking in Resort, Amusement park, New Year party passes.</w:t>
      </w:r>
      <w:r>
        <w:rPr>
          <w:rStyle w:val="eop"/>
          <w:rFonts w:ascii="Calibri" w:hAnsi="Calibri" w:cs="Segoe UI"/>
          <w:sz w:val="23"/>
          <w:szCs w:val="23"/>
        </w:rPr>
        <w:t> </w:t>
      </w:r>
    </w:p>
    <w:p w14:paraId="6FF45FC3" w14:textId="77777777" w:rsidR="006A536B" w:rsidRDefault="006A536B" w:rsidP="006A536B">
      <w:pPr>
        <w:pStyle w:val="paragraph"/>
        <w:spacing w:before="0" w:beforeAutospacing="0" w:after="0" w:afterAutospacing="0"/>
        <w:textAlignment w:val="baseline"/>
        <w:rPr>
          <w:rStyle w:val="eop"/>
          <w:rFonts w:ascii="Calibri" w:hAnsi="Calibri" w:cs="Segoe UI"/>
          <w:sz w:val="23"/>
          <w:szCs w:val="23"/>
        </w:rPr>
      </w:pPr>
    </w:p>
    <w:p w14:paraId="0D0AA4E5" w14:textId="77777777" w:rsidR="006A536B" w:rsidRDefault="006A536B" w:rsidP="006A536B">
      <w:pPr>
        <w:pStyle w:val="paragraph"/>
        <w:spacing w:before="0" w:beforeAutospacing="0" w:after="0" w:afterAutospacing="0"/>
        <w:textAlignment w:val="baseline"/>
        <w:rPr>
          <w:rFonts w:ascii="Segoe UI" w:hAnsi="Segoe UI" w:cs="Segoe UI"/>
          <w:sz w:val="18"/>
          <w:szCs w:val="18"/>
        </w:rPr>
      </w:pPr>
    </w:p>
    <w:p w14:paraId="6C648BC7" w14:textId="77777777" w:rsidR="006A536B" w:rsidRDefault="006A536B" w:rsidP="006A536B">
      <w:pPr>
        <w:pStyle w:val="paragraph"/>
        <w:spacing w:before="0" w:beforeAutospacing="0" w:after="0" w:afterAutospacing="0"/>
        <w:textAlignment w:val="baseline"/>
        <w:rPr>
          <w:rStyle w:val="eop"/>
          <w:rFonts w:ascii="Calibri" w:hAnsi="Calibri" w:cs="Segoe UI"/>
          <w:sz w:val="23"/>
          <w:szCs w:val="23"/>
        </w:rPr>
      </w:pPr>
      <w:r>
        <w:rPr>
          <w:rStyle w:val="normaltextrun"/>
          <w:rFonts w:ascii="Calibri" w:hAnsi="Calibri" w:cs="Segoe UI"/>
          <w:sz w:val="23"/>
          <w:szCs w:val="23"/>
        </w:rPr>
        <w:t>Hello Rohan,</w:t>
      </w:r>
      <w:r>
        <w:rPr>
          <w:rStyle w:val="eop"/>
          <w:rFonts w:ascii="Calibri" w:hAnsi="Calibri" w:cs="Segoe UI"/>
          <w:sz w:val="23"/>
          <w:szCs w:val="23"/>
        </w:rPr>
        <w:t> </w:t>
      </w:r>
      <w:r>
        <w:rPr>
          <w:rStyle w:val="eop"/>
          <w:rFonts w:ascii="Calibri" w:hAnsi="Calibri" w:cs="Segoe UI"/>
          <w:sz w:val="23"/>
          <w:szCs w:val="23"/>
        </w:rPr>
        <w:br/>
      </w:r>
    </w:p>
    <w:p w14:paraId="68534009" w14:textId="77777777" w:rsidR="006A536B" w:rsidRDefault="006A536B" w:rsidP="006A536B">
      <w:pPr>
        <w:pStyle w:val="paragraph"/>
        <w:spacing w:before="0" w:beforeAutospacing="0" w:after="0" w:afterAutospacing="0"/>
        <w:textAlignment w:val="baseline"/>
        <w:rPr>
          <w:rFonts w:ascii="Segoe UI" w:hAnsi="Segoe UI" w:cs="Segoe UI"/>
          <w:sz w:val="18"/>
          <w:szCs w:val="18"/>
        </w:rPr>
      </w:pPr>
    </w:p>
    <w:p w14:paraId="5CCC8517" w14:textId="77777777" w:rsidR="006A536B" w:rsidRPr="000B7D0A" w:rsidRDefault="006A536B" w:rsidP="006A536B">
      <w:pPr>
        <w:pStyle w:val="paragraph"/>
        <w:spacing w:before="0" w:beforeAutospacing="0" w:after="0" w:afterAutospacing="0" w:line="360" w:lineRule="auto"/>
        <w:textAlignment w:val="baseline"/>
        <w:rPr>
          <w:rFonts w:ascii="Calibri" w:hAnsi="Calibri" w:cs="Segoe UI"/>
          <w:b/>
          <w:bCs/>
          <w:sz w:val="23"/>
          <w:szCs w:val="23"/>
        </w:rPr>
      </w:pPr>
      <w:r>
        <w:rPr>
          <w:rStyle w:val="normaltextrun"/>
          <w:rFonts w:ascii="Calibri" w:hAnsi="Calibri" w:cs="Segoe UI"/>
          <w:sz w:val="23"/>
          <w:szCs w:val="23"/>
        </w:rPr>
        <w:t>I hope this letter finds you in radiant health and best of spirits. I am writing to apologize, as even though I promised you that I will collect you from the airport, due to some imperative office conference I will not be able to make it in time. </w:t>
      </w:r>
      <w:r>
        <w:rPr>
          <w:rStyle w:val="eop"/>
          <w:rFonts w:ascii="Calibri" w:hAnsi="Calibri" w:cs="Segoe UI"/>
          <w:sz w:val="23"/>
          <w:szCs w:val="23"/>
        </w:rPr>
        <w:t> </w:t>
      </w:r>
      <w:r>
        <w:rPr>
          <w:rStyle w:val="eop"/>
          <w:rFonts w:ascii="Calibri" w:hAnsi="Calibri" w:cs="Segoe UI"/>
          <w:sz w:val="23"/>
          <w:szCs w:val="23"/>
        </w:rPr>
        <w:br/>
      </w:r>
    </w:p>
    <w:p w14:paraId="2D1AABCF" w14:textId="77777777" w:rsidR="006A536B" w:rsidRDefault="006A536B" w:rsidP="006A536B">
      <w:pPr>
        <w:pStyle w:val="paragraph"/>
        <w:spacing w:before="0" w:beforeAutospacing="0" w:after="0" w:afterAutospacing="0" w:line="360" w:lineRule="auto"/>
        <w:textAlignment w:val="baseline"/>
        <w:rPr>
          <w:rStyle w:val="eop"/>
          <w:rFonts w:ascii="Calibri" w:hAnsi="Calibri" w:cs="Segoe UI"/>
          <w:sz w:val="23"/>
          <w:szCs w:val="23"/>
        </w:rPr>
      </w:pPr>
      <w:r>
        <w:rPr>
          <w:rStyle w:val="normaltextrun"/>
          <w:rFonts w:ascii="Calibri" w:hAnsi="Calibri" w:cs="Segoe UI"/>
          <w:sz w:val="23"/>
          <w:szCs w:val="23"/>
        </w:rPr>
        <w:t>However, I will guide you exactly about how to reach my place. Considering that you are returning to India after a long time it is implied that you might have multiple luggage. To avoid any hassles I suggest you to book an OLA cab and come directly to my home as public transport will is not a viable option during peak hours and for long distance travel in Pune. My parents already know about your visit and will welcome you home.</w:t>
      </w:r>
      <w:r>
        <w:rPr>
          <w:rStyle w:val="eop"/>
          <w:rFonts w:ascii="Calibri" w:hAnsi="Calibri" w:cs="Segoe UI"/>
          <w:sz w:val="23"/>
          <w:szCs w:val="23"/>
        </w:rPr>
        <w:t> </w:t>
      </w:r>
    </w:p>
    <w:p w14:paraId="733DDF9D" w14:textId="77777777" w:rsidR="006A536B" w:rsidRDefault="006A536B" w:rsidP="006A536B">
      <w:pPr>
        <w:pStyle w:val="paragraph"/>
        <w:spacing w:before="0" w:beforeAutospacing="0" w:after="0" w:afterAutospacing="0" w:line="360" w:lineRule="auto"/>
        <w:textAlignment w:val="baseline"/>
        <w:rPr>
          <w:rFonts w:ascii="Segoe UI" w:hAnsi="Segoe UI" w:cs="Segoe UI"/>
          <w:sz w:val="18"/>
          <w:szCs w:val="18"/>
        </w:rPr>
      </w:pPr>
    </w:p>
    <w:p w14:paraId="27B88BD0" w14:textId="77777777" w:rsidR="006A536B" w:rsidRDefault="006A536B" w:rsidP="006A536B">
      <w:pPr>
        <w:pStyle w:val="paragraph"/>
        <w:spacing w:before="0" w:beforeAutospacing="0" w:after="0" w:afterAutospacing="0" w:line="360" w:lineRule="auto"/>
        <w:textAlignment w:val="baseline"/>
        <w:rPr>
          <w:rStyle w:val="eop"/>
          <w:rFonts w:ascii="Calibri" w:hAnsi="Calibri" w:cs="Segoe UI"/>
          <w:sz w:val="23"/>
          <w:szCs w:val="23"/>
        </w:rPr>
      </w:pPr>
      <w:r>
        <w:rPr>
          <w:rStyle w:val="normaltextrun"/>
          <w:rFonts w:ascii="Calibri" w:hAnsi="Calibri" w:cs="Segoe UI"/>
          <w:sz w:val="23"/>
          <w:szCs w:val="23"/>
        </w:rPr>
        <w:t>I have taken the liberty to do the bookings for our New Year eve plans. All necessary arrangements like, resort reservations, amusement park tickets and party passes are taken care of. I promise you that we will have a wonderful time together and make some life-time memories.</w:t>
      </w:r>
      <w:r>
        <w:rPr>
          <w:rStyle w:val="eop"/>
          <w:rFonts w:ascii="Calibri" w:hAnsi="Calibri" w:cs="Segoe UI"/>
          <w:sz w:val="23"/>
          <w:szCs w:val="23"/>
        </w:rPr>
        <w:t> </w:t>
      </w:r>
    </w:p>
    <w:p w14:paraId="6DD8751D" w14:textId="77777777" w:rsidR="006A536B" w:rsidRDefault="006A536B" w:rsidP="006A536B">
      <w:pPr>
        <w:pStyle w:val="paragraph"/>
        <w:spacing w:before="0" w:beforeAutospacing="0" w:after="0" w:afterAutospacing="0" w:line="360" w:lineRule="auto"/>
        <w:textAlignment w:val="baseline"/>
        <w:rPr>
          <w:rFonts w:ascii="Segoe UI" w:hAnsi="Segoe UI" w:cs="Segoe UI"/>
          <w:sz w:val="18"/>
          <w:szCs w:val="18"/>
        </w:rPr>
      </w:pPr>
    </w:p>
    <w:p w14:paraId="2411CF79" w14:textId="77777777" w:rsidR="006A536B" w:rsidRDefault="006A536B" w:rsidP="006A536B">
      <w:pPr>
        <w:pStyle w:val="paragraph"/>
        <w:spacing w:before="0" w:beforeAutospacing="0" w:after="0" w:afterAutospacing="0" w:line="360" w:lineRule="auto"/>
        <w:textAlignment w:val="baseline"/>
        <w:rPr>
          <w:rFonts w:ascii="Segoe UI" w:hAnsi="Segoe UI" w:cs="Segoe UI"/>
          <w:sz w:val="18"/>
          <w:szCs w:val="18"/>
        </w:rPr>
      </w:pPr>
      <w:r>
        <w:rPr>
          <w:rStyle w:val="normaltextrun"/>
          <w:rFonts w:ascii="Calibri" w:hAnsi="Calibri" w:cs="Segoe UI"/>
          <w:sz w:val="23"/>
          <w:szCs w:val="23"/>
        </w:rPr>
        <w:t>Yours Truly,</w:t>
      </w:r>
      <w:r>
        <w:rPr>
          <w:rStyle w:val="eop"/>
          <w:rFonts w:ascii="Calibri" w:hAnsi="Calibri" w:cs="Segoe UI"/>
          <w:sz w:val="23"/>
          <w:szCs w:val="23"/>
        </w:rPr>
        <w:t> </w:t>
      </w:r>
    </w:p>
    <w:p w14:paraId="5A512B33" w14:textId="77777777" w:rsidR="006A536B" w:rsidRDefault="006A536B" w:rsidP="006A536B">
      <w:pPr>
        <w:pStyle w:val="paragraph"/>
        <w:spacing w:before="0" w:beforeAutospacing="0" w:after="0" w:afterAutospacing="0" w:line="360" w:lineRule="auto"/>
        <w:textAlignment w:val="baseline"/>
        <w:rPr>
          <w:rFonts w:ascii="Segoe UI" w:hAnsi="Segoe UI" w:cs="Segoe UI"/>
          <w:sz w:val="18"/>
          <w:szCs w:val="18"/>
        </w:rPr>
      </w:pPr>
      <w:r>
        <w:rPr>
          <w:rStyle w:val="normaltextrun"/>
          <w:rFonts w:ascii="Calibri" w:hAnsi="Calibri" w:cs="Segoe UI"/>
          <w:sz w:val="23"/>
          <w:szCs w:val="23"/>
        </w:rPr>
        <w:t>Murtaza.</w:t>
      </w:r>
      <w:r>
        <w:rPr>
          <w:rStyle w:val="eop"/>
          <w:rFonts w:ascii="Calibri" w:hAnsi="Calibri" w:cs="Segoe UI"/>
          <w:sz w:val="23"/>
          <w:szCs w:val="23"/>
        </w:rPr>
        <w:t> </w:t>
      </w:r>
    </w:p>
    <w:p w14:paraId="76F31FFC" w14:textId="77777777" w:rsidR="006A536B" w:rsidRDefault="006A536B" w:rsidP="006A536B">
      <w:pPr>
        <w:pStyle w:val="paragraph"/>
        <w:spacing w:before="0" w:beforeAutospacing="0" w:after="0" w:afterAutospacing="0"/>
        <w:textAlignment w:val="baseline"/>
        <w:rPr>
          <w:rStyle w:val="normaltextrun"/>
          <w:rFonts w:ascii="Calibri" w:hAnsi="Calibri" w:cs="Segoe UI"/>
          <w:b/>
          <w:bCs/>
          <w:color w:val="000000"/>
          <w:sz w:val="23"/>
          <w:szCs w:val="23"/>
        </w:rPr>
      </w:pPr>
    </w:p>
    <w:p w14:paraId="681F0C4B" w14:textId="77777777" w:rsidR="006A536B" w:rsidRDefault="006A536B" w:rsidP="006A536B">
      <w:pPr>
        <w:pStyle w:val="paragraph"/>
        <w:spacing w:before="0" w:beforeAutospacing="0" w:after="0" w:afterAutospacing="0"/>
        <w:textAlignment w:val="baseline"/>
        <w:rPr>
          <w:rStyle w:val="normaltextrun"/>
          <w:rFonts w:ascii="Calibri" w:hAnsi="Calibri" w:cs="Segoe UI"/>
          <w:b/>
          <w:bCs/>
          <w:color w:val="000000"/>
          <w:sz w:val="23"/>
          <w:szCs w:val="23"/>
        </w:rPr>
      </w:pPr>
    </w:p>
    <w:p w14:paraId="0A277BEE" w14:textId="77777777" w:rsidR="006A536B" w:rsidRDefault="006A536B" w:rsidP="006A536B">
      <w:pPr>
        <w:pStyle w:val="paragraph"/>
        <w:spacing w:before="0" w:beforeAutospacing="0" w:after="0" w:afterAutospacing="0"/>
        <w:textAlignment w:val="baseline"/>
        <w:rPr>
          <w:rStyle w:val="normaltextrun"/>
          <w:rFonts w:ascii="Calibri" w:hAnsi="Calibri" w:cs="Segoe UI"/>
          <w:b/>
          <w:bCs/>
          <w:color w:val="000000"/>
          <w:sz w:val="23"/>
          <w:szCs w:val="23"/>
        </w:rPr>
      </w:pPr>
    </w:p>
    <w:p w14:paraId="27CA1568" w14:textId="77777777" w:rsidR="006A536B" w:rsidRPr="00952229" w:rsidRDefault="006A536B" w:rsidP="006A536B">
      <w:pPr>
        <w:pStyle w:val="paragraph"/>
        <w:spacing w:before="0" w:beforeAutospacing="0" w:after="0" w:afterAutospacing="0"/>
        <w:textAlignment w:val="baseline"/>
        <w:rPr>
          <w:rStyle w:val="normaltextrun"/>
          <w:rFonts w:ascii="Calibri" w:hAnsi="Calibri" w:cs="Segoe UI"/>
          <w:b/>
          <w:bCs/>
          <w:color w:val="FF0000"/>
          <w:sz w:val="23"/>
          <w:szCs w:val="23"/>
        </w:rPr>
      </w:pPr>
      <w:r w:rsidRPr="00952229">
        <w:rPr>
          <w:rStyle w:val="normaltextrun"/>
          <w:rFonts w:ascii="Calibri" w:hAnsi="Calibri" w:cs="Segoe UI"/>
          <w:color w:val="FF0000"/>
          <w:sz w:val="23"/>
          <w:szCs w:val="23"/>
        </w:rPr>
        <w:t>Edited Letter</w:t>
      </w:r>
    </w:p>
    <w:p w14:paraId="0EA3F640" w14:textId="77777777" w:rsidR="006A536B" w:rsidRDefault="006A536B" w:rsidP="006A536B">
      <w:pPr>
        <w:pStyle w:val="paragraph"/>
        <w:spacing w:before="0" w:beforeAutospacing="0" w:after="0" w:afterAutospacing="0"/>
        <w:textAlignment w:val="baseline"/>
        <w:rPr>
          <w:ins w:id="0" w:author="Keino" w:date="2018-11-29T22:54:00Z"/>
          <w:rStyle w:val="normaltextrun"/>
          <w:rFonts w:ascii="Calibri" w:hAnsi="Calibri" w:cs="Segoe UI"/>
          <w:b/>
          <w:bCs/>
          <w:color w:val="000000"/>
          <w:sz w:val="23"/>
          <w:szCs w:val="23"/>
        </w:rPr>
      </w:pPr>
    </w:p>
    <w:p w14:paraId="432AA2F5" w14:textId="77777777" w:rsidR="006A536B" w:rsidRDefault="006A536B" w:rsidP="006A536B">
      <w:pPr>
        <w:pStyle w:val="paragraph"/>
        <w:spacing w:before="0" w:beforeAutospacing="0" w:after="0" w:afterAutospacing="0"/>
        <w:textAlignment w:val="baseline"/>
        <w:rPr>
          <w:rStyle w:val="eop"/>
          <w:rFonts w:ascii="Calibri" w:hAnsi="Calibri" w:cs="Segoe UI"/>
          <w:color w:val="000000"/>
          <w:sz w:val="23"/>
          <w:szCs w:val="23"/>
        </w:rPr>
      </w:pPr>
      <w:r>
        <w:rPr>
          <w:rStyle w:val="normaltextrun"/>
          <w:rFonts w:ascii="Calibri" w:hAnsi="Calibri" w:cs="Segoe UI"/>
          <w:color w:val="000000"/>
          <w:sz w:val="23"/>
          <w:szCs w:val="23"/>
        </w:rPr>
        <w:t>Write a letter to a friend that you can't collect from the airport, as you have promised, because of some reason. In your letter </w:t>
      </w:r>
      <w:r>
        <w:rPr>
          <w:rStyle w:val="eop"/>
          <w:rFonts w:ascii="Calibri" w:hAnsi="Calibri" w:cs="Segoe UI"/>
          <w:color w:val="000000"/>
          <w:sz w:val="23"/>
          <w:szCs w:val="23"/>
        </w:rPr>
        <w:t> </w:t>
      </w:r>
    </w:p>
    <w:p w14:paraId="55BA6333" w14:textId="77777777" w:rsidR="006A536B" w:rsidRDefault="006A536B" w:rsidP="006A536B">
      <w:pPr>
        <w:pStyle w:val="paragraph"/>
        <w:spacing w:before="0" w:beforeAutospacing="0" w:after="0" w:afterAutospacing="0"/>
        <w:textAlignment w:val="baseline"/>
        <w:rPr>
          <w:rFonts w:ascii="Segoe UI" w:hAnsi="Segoe UI" w:cs="Segoe UI"/>
          <w:color w:val="000000"/>
          <w:sz w:val="18"/>
          <w:szCs w:val="18"/>
        </w:rPr>
      </w:pPr>
    </w:p>
    <w:p w14:paraId="6A7C7F54" w14:textId="77777777" w:rsidR="006A536B" w:rsidRDefault="006A536B" w:rsidP="006A536B">
      <w:pPr>
        <w:pStyle w:val="paragraph"/>
        <w:spacing w:before="0" w:beforeAutospacing="0" w:after="0" w:afterAutospacing="0"/>
        <w:textAlignment w:val="baseline"/>
        <w:rPr>
          <w:rFonts w:ascii="Segoe UI" w:hAnsi="Segoe UI" w:cs="Segoe UI"/>
          <w:color w:val="000000"/>
          <w:sz w:val="18"/>
          <w:szCs w:val="18"/>
        </w:rPr>
      </w:pPr>
      <w:r>
        <w:rPr>
          <w:rStyle w:val="normaltextrun"/>
          <w:rFonts w:ascii="Calibri" w:hAnsi="Calibri" w:cs="Segoe UI"/>
          <w:color w:val="000000"/>
          <w:sz w:val="23"/>
          <w:szCs w:val="23"/>
        </w:rPr>
        <w:t>- explain why you can't come, </w:t>
      </w:r>
      <w:r>
        <w:rPr>
          <w:rStyle w:val="eop"/>
          <w:rFonts w:ascii="Calibri" w:hAnsi="Calibri" w:cs="Segoe UI"/>
          <w:color w:val="000000"/>
          <w:sz w:val="23"/>
          <w:szCs w:val="23"/>
        </w:rPr>
        <w:t> </w:t>
      </w:r>
    </w:p>
    <w:p w14:paraId="452DB79F" w14:textId="77777777" w:rsidR="006A536B" w:rsidRDefault="006A536B" w:rsidP="006A536B">
      <w:pPr>
        <w:pStyle w:val="paragraph"/>
        <w:spacing w:before="0" w:beforeAutospacing="0" w:after="0" w:afterAutospacing="0"/>
        <w:textAlignment w:val="baseline"/>
        <w:rPr>
          <w:rFonts w:ascii="Segoe UI" w:hAnsi="Segoe UI" w:cs="Segoe UI"/>
          <w:color w:val="000000"/>
          <w:sz w:val="18"/>
          <w:szCs w:val="18"/>
        </w:rPr>
      </w:pPr>
      <w:r>
        <w:rPr>
          <w:rStyle w:val="normaltextrun"/>
          <w:rFonts w:ascii="Calibri" w:hAnsi="Calibri" w:cs="Segoe UI"/>
          <w:color w:val="000000"/>
          <w:sz w:val="23"/>
          <w:szCs w:val="23"/>
        </w:rPr>
        <w:t>- guide them regarding other options to get to your home, </w:t>
      </w:r>
      <w:r>
        <w:rPr>
          <w:rStyle w:val="eop"/>
          <w:rFonts w:ascii="Calibri" w:hAnsi="Calibri" w:cs="Segoe UI"/>
          <w:color w:val="000000"/>
          <w:sz w:val="23"/>
          <w:szCs w:val="23"/>
        </w:rPr>
        <w:t> </w:t>
      </w:r>
    </w:p>
    <w:p w14:paraId="05EA1D24" w14:textId="77777777" w:rsidR="006A536B" w:rsidRDefault="006A536B" w:rsidP="006A536B">
      <w:pPr>
        <w:pStyle w:val="paragraph"/>
        <w:spacing w:before="0" w:beforeAutospacing="0" w:after="0" w:afterAutospacing="0"/>
        <w:textAlignment w:val="baseline"/>
        <w:rPr>
          <w:rStyle w:val="eop"/>
          <w:rFonts w:ascii="Calibri" w:hAnsi="Calibri" w:cs="Segoe UI"/>
          <w:sz w:val="23"/>
          <w:szCs w:val="23"/>
        </w:rPr>
      </w:pPr>
      <w:r>
        <w:rPr>
          <w:rStyle w:val="normaltextrun"/>
          <w:rFonts w:ascii="Calibri" w:hAnsi="Calibri" w:cs="Segoe UI"/>
          <w:sz w:val="23"/>
          <w:szCs w:val="23"/>
        </w:rPr>
        <w:t>- describe the plans you made to show them around when your friend arrives.</w:t>
      </w:r>
      <w:r>
        <w:rPr>
          <w:rStyle w:val="eop"/>
          <w:rFonts w:ascii="Calibri" w:hAnsi="Calibri" w:cs="Segoe UI"/>
          <w:sz w:val="23"/>
          <w:szCs w:val="23"/>
        </w:rPr>
        <w:t> </w:t>
      </w:r>
    </w:p>
    <w:p w14:paraId="016CA168" w14:textId="77777777" w:rsidR="006A536B" w:rsidRDefault="006A536B" w:rsidP="006A536B">
      <w:pPr>
        <w:pStyle w:val="paragraph"/>
        <w:spacing w:before="0" w:beforeAutospacing="0" w:after="0" w:afterAutospacing="0"/>
        <w:textAlignment w:val="baseline"/>
        <w:rPr>
          <w:rFonts w:ascii="Segoe UI" w:hAnsi="Segoe UI" w:cs="Segoe UI"/>
          <w:sz w:val="18"/>
          <w:szCs w:val="18"/>
        </w:rPr>
      </w:pPr>
    </w:p>
    <w:p w14:paraId="3F78D684" w14:textId="77777777" w:rsidR="006A536B" w:rsidRDefault="006A536B" w:rsidP="006A536B">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Segoe UI"/>
          <w:sz w:val="23"/>
          <w:szCs w:val="23"/>
        </w:rPr>
        <w:t>1] Out of Station due to office conference, will arrive in the evening.</w:t>
      </w:r>
      <w:r>
        <w:rPr>
          <w:rStyle w:val="eop"/>
          <w:rFonts w:ascii="Calibri" w:hAnsi="Calibri" w:cs="Segoe UI"/>
          <w:sz w:val="23"/>
          <w:szCs w:val="23"/>
        </w:rPr>
        <w:t> </w:t>
      </w:r>
    </w:p>
    <w:p w14:paraId="19CA6797" w14:textId="77777777" w:rsidR="006A536B" w:rsidRDefault="006A536B" w:rsidP="006A536B">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Segoe UI"/>
          <w:sz w:val="23"/>
          <w:szCs w:val="23"/>
        </w:rPr>
        <w:t>2] Taxi, Metro Station</w:t>
      </w:r>
      <w:r>
        <w:rPr>
          <w:rStyle w:val="eop"/>
          <w:rFonts w:ascii="Calibri" w:hAnsi="Calibri" w:cs="Segoe UI"/>
          <w:sz w:val="23"/>
          <w:szCs w:val="23"/>
        </w:rPr>
        <w:t> </w:t>
      </w:r>
    </w:p>
    <w:p w14:paraId="04F4BE70" w14:textId="77777777" w:rsidR="006A536B" w:rsidRDefault="006A536B" w:rsidP="006A536B">
      <w:pPr>
        <w:pStyle w:val="paragraph"/>
        <w:spacing w:before="0" w:beforeAutospacing="0" w:after="0" w:afterAutospacing="0"/>
        <w:textAlignment w:val="baseline"/>
        <w:rPr>
          <w:rStyle w:val="eop"/>
          <w:rFonts w:ascii="Calibri" w:hAnsi="Calibri" w:cs="Segoe UI"/>
          <w:sz w:val="23"/>
          <w:szCs w:val="23"/>
        </w:rPr>
      </w:pPr>
      <w:r>
        <w:rPr>
          <w:rStyle w:val="normaltextrun"/>
          <w:rFonts w:ascii="Calibri" w:hAnsi="Calibri" w:cs="Segoe UI"/>
          <w:sz w:val="23"/>
          <w:szCs w:val="23"/>
        </w:rPr>
        <w:t>3] Booking in Resort, Amusement park, New Year party passes.</w:t>
      </w:r>
      <w:r>
        <w:rPr>
          <w:rStyle w:val="eop"/>
          <w:rFonts w:ascii="Calibri" w:hAnsi="Calibri" w:cs="Segoe UI"/>
          <w:sz w:val="23"/>
          <w:szCs w:val="23"/>
        </w:rPr>
        <w:t> </w:t>
      </w:r>
    </w:p>
    <w:p w14:paraId="3C3A731A" w14:textId="77777777" w:rsidR="006A536B" w:rsidRDefault="006A536B" w:rsidP="006A536B">
      <w:pPr>
        <w:pStyle w:val="paragraph"/>
        <w:spacing w:before="0" w:beforeAutospacing="0" w:after="0" w:afterAutospacing="0"/>
        <w:textAlignment w:val="baseline"/>
        <w:rPr>
          <w:rStyle w:val="eop"/>
          <w:rFonts w:ascii="Calibri" w:hAnsi="Calibri" w:cs="Segoe UI"/>
          <w:sz w:val="23"/>
          <w:szCs w:val="23"/>
        </w:rPr>
      </w:pPr>
    </w:p>
    <w:p w14:paraId="295E90ED" w14:textId="77777777" w:rsidR="006A536B" w:rsidRDefault="006A536B" w:rsidP="006A536B">
      <w:pPr>
        <w:pStyle w:val="paragraph"/>
        <w:spacing w:before="0" w:beforeAutospacing="0" w:after="0" w:afterAutospacing="0"/>
        <w:textAlignment w:val="baseline"/>
        <w:rPr>
          <w:rFonts w:ascii="Segoe UI" w:hAnsi="Segoe UI" w:cs="Segoe UI"/>
          <w:sz w:val="18"/>
          <w:szCs w:val="18"/>
        </w:rPr>
      </w:pPr>
    </w:p>
    <w:p w14:paraId="2BEA9DD4" w14:textId="77777777" w:rsidR="006A536B" w:rsidRDefault="006A536B" w:rsidP="006A536B">
      <w:pPr>
        <w:pStyle w:val="paragraph"/>
        <w:spacing w:before="0" w:beforeAutospacing="0" w:after="0" w:afterAutospacing="0"/>
        <w:textAlignment w:val="baseline"/>
        <w:rPr>
          <w:rStyle w:val="eop"/>
          <w:rFonts w:ascii="Calibri" w:hAnsi="Calibri" w:cs="Segoe UI"/>
          <w:sz w:val="23"/>
          <w:szCs w:val="23"/>
        </w:rPr>
      </w:pPr>
      <w:r>
        <w:rPr>
          <w:rStyle w:val="normaltextrun"/>
          <w:rFonts w:ascii="Calibri" w:hAnsi="Calibri" w:cs="Segoe UI"/>
          <w:sz w:val="23"/>
          <w:szCs w:val="23"/>
        </w:rPr>
        <w:t>Hello Rohan,</w:t>
      </w:r>
      <w:r>
        <w:rPr>
          <w:rStyle w:val="eop"/>
          <w:rFonts w:ascii="Calibri" w:hAnsi="Calibri" w:cs="Segoe UI"/>
          <w:sz w:val="23"/>
          <w:szCs w:val="23"/>
        </w:rPr>
        <w:t> </w:t>
      </w:r>
      <w:r>
        <w:rPr>
          <w:rStyle w:val="eop"/>
          <w:rFonts w:ascii="Calibri" w:hAnsi="Calibri" w:cs="Segoe UI"/>
          <w:sz w:val="23"/>
          <w:szCs w:val="23"/>
        </w:rPr>
        <w:br/>
      </w:r>
    </w:p>
    <w:p w14:paraId="62B59DAA" w14:textId="77777777" w:rsidR="006A536B" w:rsidRDefault="006A536B" w:rsidP="006A536B">
      <w:pPr>
        <w:pStyle w:val="paragraph"/>
        <w:spacing w:before="0" w:beforeAutospacing="0" w:after="0" w:afterAutospacing="0"/>
        <w:textAlignment w:val="baseline"/>
        <w:rPr>
          <w:rFonts w:ascii="Segoe UI" w:hAnsi="Segoe UI" w:cs="Segoe UI"/>
          <w:sz w:val="18"/>
          <w:szCs w:val="18"/>
        </w:rPr>
      </w:pPr>
    </w:p>
    <w:p w14:paraId="6C6E5FD1" w14:textId="77777777" w:rsidR="006A536B" w:rsidRDefault="006A536B" w:rsidP="006A536B">
      <w:pPr>
        <w:pStyle w:val="paragraph"/>
        <w:spacing w:before="0" w:beforeAutospacing="0" w:after="0" w:afterAutospacing="0" w:line="360" w:lineRule="auto"/>
        <w:textAlignment w:val="baseline"/>
        <w:rPr>
          <w:rStyle w:val="eop"/>
          <w:rFonts w:ascii="Calibri" w:hAnsi="Calibri" w:cs="Segoe UI"/>
          <w:sz w:val="23"/>
          <w:szCs w:val="23"/>
        </w:rPr>
      </w:pPr>
      <w:ins w:id="1" w:author="Keino" w:date="2018-11-29T22:32:00Z">
        <w:r>
          <w:rPr>
            <w:rStyle w:val="normaltextrun"/>
            <w:rFonts w:ascii="Calibri" w:hAnsi="Calibri" w:cs="Segoe UI"/>
            <w:sz w:val="23"/>
            <w:szCs w:val="23"/>
          </w:rPr>
          <w:t xml:space="preserve">This is going to come as a surprise buddy, but I can’t </w:t>
        </w:r>
      </w:ins>
      <w:ins w:id="2" w:author="Keino" w:date="2018-11-29T22:33:00Z">
        <w:r>
          <w:rPr>
            <w:rStyle w:val="normaltextrun"/>
            <w:rFonts w:ascii="Calibri" w:hAnsi="Calibri" w:cs="Segoe UI"/>
            <w:sz w:val="23"/>
            <w:szCs w:val="23"/>
          </w:rPr>
          <w:t>keep my word and</w:t>
        </w:r>
      </w:ins>
      <w:ins w:id="3" w:author="Keino" w:date="2018-11-29T22:32:00Z">
        <w:r>
          <w:rPr>
            <w:rStyle w:val="normaltextrun"/>
            <w:rFonts w:ascii="Calibri" w:hAnsi="Calibri" w:cs="Segoe UI"/>
            <w:sz w:val="23"/>
            <w:szCs w:val="23"/>
          </w:rPr>
          <w:t xml:space="preserve"> </w:t>
        </w:r>
      </w:ins>
      <w:ins w:id="4" w:author="Keino" w:date="2018-11-29T22:33:00Z">
        <w:r>
          <w:rPr>
            <w:rStyle w:val="normaltextrun"/>
            <w:rFonts w:ascii="Calibri" w:hAnsi="Calibri" w:cs="Segoe UI"/>
            <w:sz w:val="23"/>
            <w:szCs w:val="23"/>
          </w:rPr>
          <w:t xml:space="preserve">come </w:t>
        </w:r>
      </w:ins>
      <w:ins w:id="5" w:author="Keino" w:date="2018-11-29T22:32:00Z">
        <w:r>
          <w:rPr>
            <w:rStyle w:val="normaltextrun"/>
            <w:rFonts w:ascii="Calibri" w:hAnsi="Calibri" w:cs="Segoe UI"/>
            <w:sz w:val="23"/>
            <w:szCs w:val="23"/>
          </w:rPr>
          <w:t xml:space="preserve">scoop you </w:t>
        </w:r>
      </w:ins>
      <w:ins w:id="6" w:author="Keino" w:date="2018-11-29T22:33:00Z">
        <w:r>
          <w:rPr>
            <w:rStyle w:val="normaltextrun"/>
            <w:rFonts w:ascii="Calibri" w:hAnsi="Calibri" w:cs="Segoe UI"/>
            <w:sz w:val="23"/>
            <w:szCs w:val="23"/>
          </w:rPr>
          <w:t xml:space="preserve">up </w:t>
        </w:r>
      </w:ins>
      <w:ins w:id="7" w:author="Keino" w:date="2018-11-29T22:32:00Z">
        <w:r>
          <w:rPr>
            <w:rStyle w:val="normaltextrun"/>
            <w:rFonts w:ascii="Calibri" w:hAnsi="Calibri" w:cs="Segoe UI"/>
            <w:sz w:val="23"/>
            <w:szCs w:val="23"/>
          </w:rPr>
          <w:t xml:space="preserve">next </w:t>
        </w:r>
      </w:ins>
      <w:ins w:id="8" w:author="Keino" w:date="2018-11-29T22:34:00Z">
        <w:r>
          <w:rPr>
            <w:rStyle w:val="normaltextrun"/>
            <w:rFonts w:ascii="Calibri" w:hAnsi="Calibri" w:cs="Segoe UI"/>
            <w:sz w:val="23"/>
            <w:szCs w:val="23"/>
          </w:rPr>
          <w:t>week</w:t>
        </w:r>
      </w:ins>
      <w:ins w:id="9" w:author="Keino" w:date="2018-11-29T22:32:00Z">
        <w:r>
          <w:rPr>
            <w:rStyle w:val="normaltextrun"/>
            <w:rFonts w:ascii="Calibri" w:hAnsi="Calibri" w:cs="Segoe UI"/>
            <w:sz w:val="23"/>
            <w:szCs w:val="23"/>
          </w:rPr>
          <w:t xml:space="preserve"> after your plane lands a</w:t>
        </w:r>
      </w:ins>
      <w:ins w:id="10" w:author="Keino" w:date="2018-11-29T22:33:00Z">
        <w:r>
          <w:rPr>
            <w:rStyle w:val="normaltextrun"/>
            <w:rFonts w:ascii="Calibri" w:hAnsi="Calibri" w:cs="Segoe UI"/>
            <w:sz w:val="23"/>
            <w:szCs w:val="23"/>
          </w:rPr>
          <w:t>t</w:t>
        </w:r>
      </w:ins>
      <w:ins w:id="11" w:author="Keino" w:date="2018-11-29T22:32:00Z">
        <w:r>
          <w:rPr>
            <w:rStyle w:val="normaltextrun"/>
            <w:rFonts w:ascii="Calibri" w:hAnsi="Calibri" w:cs="Segoe UI"/>
            <w:sz w:val="23"/>
            <w:szCs w:val="23"/>
          </w:rPr>
          <w:t xml:space="preserve"> the airport. </w:t>
        </w:r>
      </w:ins>
      <w:del w:id="12" w:author="Keino" w:date="2018-11-29T22:32:00Z">
        <w:r w:rsidDel="00477704">
          <w:rPr>
            <w:rStyle w:val="normaltextrun"/>
            <w:rFonts w:ascii="Calibri" w:hAnsi="Calibri" w:cs="Segoe UI"/>
            <w:sz w:val="23"/>
            <w:szCs w:val="23"/>
          </w:rPr>
          <w:delText>I hope this letter finds you in radiant health and best of spirits</w:delText>
        </w:r>
      </w:del>
      <w:r>
        <w:rPr>
          <w:rStyle w:val="normaltextrun"/>
          <w:rFonts w:ascii="Calibri" w:hAnsi="Calibri" w:cs="Segoe UI"/>
          <w:sz w:val="23"/>
          <w:szCs w:val="23"/>
        </w:rPr>
        <w:t>.</w:t>
      </w:r>
      <w:del w:id="13" w:author="Keino" w:date="2018-11-29T22:26:00Z">
        <w:r w:rsidDel="002D3399">
          <w:rPr>
            <w:rStyle w:val="normaltextrun"/>
            <w:rFonts w:ascii="Calibri" w:hAnsi="Calibri" w:cs="Segoe UI"/>
            <w:sz w:val="23"/>
            <w:szCs w:val="23"/>
          </w:rPr>
          <w:delText xml:space="preserve"> I am writing to apologize, as even though I promised you that I will collect you from the airport, due to some imperative office conference I will not be able to make it in time</w:delText>
        </w:r>
      </w:del>
      <w:r>
        <w:rPr>
          <w:rStyle w:val="normaltextrun"/>
          <w:rFonts w:ascii="Calibri" w:hAnsi="Calibri" w:cs="Segoe UI"/>
          <w:sz w:val="23"/>
          <w:szCs w:val="23"/>
        </w:rPr>
        <w:t>. </w:t>
      </w:r>
      <w:r>
        <w:rPr>
          <w:rStyle w:val="eop"/>
          <w:rFonts w:ascii="Calibri" w:hAnsi="Calibri" w:cs="Segoe UI"/>
          <w:sz w:val="23"/>
          <w:szCs w:val="23"/>
        </w:rPr>
        <w:t> </w:t>
      </w:r>
      <w:ins w:id="14" w:author="Keino" w:date="2018-11-29T22:24:00Z">
        <w:r>
          <w:rPr>
            <w:rStyle w:val="eop"/>
            <w:rFonts w:ascii="Calibri" w:hAnsi="Calibri" w:cs="Segoe UI"/>
            <w:sz w:val="23"/>
            <w:szCs w:val="23"/>
          </w:rPr>
          <w:t>This intro is wrong. You added in the first discussion point into the intro.</w:t>
        </w:r>
      </w:ins>
      <w:ins w:id="15" w:author="Keino" w:date="2018-11-29T22:37:00Z">
        <w:r>
          <w:rPr>
            <w:rStyle w:val="eop"/>
            <w:rFonts w:ascii="Calibri" w:hAnsi="Calibri" w:cs="Segoe UI"/>
            <w:sz w:val="23"/>
            <w:szCs w:val="23"/>
          </w:rPr>
          <w:t xml:space="preserve"> You would never use language like “due to some imperative”</w:t>
        </w:r>
      </w:ins>
    </w:p>
    <w:p w14:paraId="615EC5B1" w14:textId="77777777" w:rsidR="006A536B" w:rsidDel="002D3399" w:rsidRDefault="006A536B" w:rsidP="006A536B">
      <w:pPr>
        <w:pStyle w:val="paragraph"/>
        <w:spacing w:before="0" w:beforeAutospacing="0" w:after="0" w:afterAutospacing="0" w:line="360" w:lineRule="auto"/>
        <w:textAlignment w:val="baseline"/>
        <w:rPr>
          <w:del w:id="16" w:author="Keino" w:date="2018-11-29T22:24:00Z"/>
          <w:rStyle w:val="eop"/>
          <w:rFonts w:ascii="Calibri" w:hAnsi="Calibri" w:cs="Segoe UI"/>
          <w:sz w:val="23"/>
          <w:szCs w:val="23"/>
        </w:rPr>
      </w:pPr>
    </w:p>
    <w:p w14:paraId="0BD2FF61" w14:textId="77777777" w:rsidR="006A536B" w:rsidRDefault="006A536B">
      <w:pPr>
        <w:pStyle w:val="paragraph"/>
        <w:spacing w:before="0" w:beforeAutospacing="0" w:after="0" w:afterAutospacing="0"/>
        <w:textAlignment w:val="baseline"/>
        <w:rPr>
          <w:ins w:id="17" w:author="Keino" w:date="2018-11-29T22:26:00Z"/>
          <w:rStyle w:val="eop"/>
          <w:rFonts w:ascii="Calibri" w:hAnsi="Calibri" w:cs="Segoe UI"/>
          <w:sz w:val="23"/>
          <w:szCs w:val="23"/>
        </w:rPr>
        <w:pPrChange w:id="18" w:author="Keino" w:date="2018-11-29T22:23:00Z">
          <w:pPr>
            <w:pStyle w:val="paragraph"/>
            <w:spacing w:before="0" w:beforeAutospacing="0" w:after="0" w:afterAutospacing="0" w:line="360" w:lineRule="auto"/>
            <w:textAlignment w:val="baseline"/>
          </w:pPr>
        </w:pPrChange>
      </w:pPr>
      <w:ins w:id="19" w:author="Keino" w:date="2018-08-08T17:40:00Z">
        <w:r>
          <w:rPr>
            <w:rStyle w:val="eop"/>
            <w:rFonts w:ascii="Calibri" w:hAnsi="Calibri" w:cs="Segoe UI"/>
            <w:sz w:val="23"/>
            <w:szCs w:val="23"/>
          </w:rPr>
          <w:t>Where is this paragraph</w:t>
        </w:r>
      </w:ins>
      <w:r>
        <w:rPr>
          <w:rStyle w:val="eop"/>
          <w:rFonts w:ascii="Calibri" w:hAnsi="Calibri" w:cs="Segoe UI"/>
          <w:sz w:val="23"/>
          <w:szCs w:val="23"/>
        </w:rPr>
        <w:t xml:space="preserve"> </w:t>
      </w:r>
      <w:ins w:id="20" w:author="Keino" w:date="2018-11-29T22:22:00Z">
        <w:r>
          <w:rPr>
            <w:rStyle w:val="eop"/>
            <w:rFonts w:ascii="Calibri" w:hAnsi="Calibri" w:cs="Segoe UI"/>
            <w:sz w:val="23"/>
            <w:szCs w:val="23"/>
          </w:rPr>
          <w:t>“</w:t>
        </w:r>
        <w:r>
          <w:rPr>
            <w:rStyle w:val="normaltextrun"/>
            <w:rFonts w:ascii="Calibri" w:hAnsi="Calibri" w:cs="Segoe UI"/>
            <w:color w:val="000000"/>
            <w:sz w:val="23"/>
            <w:szCs w:val="23"/>
          </w:rPr>
          <w:t>- explain why you can't come</w:t>
        </w:r>
      </w:ins>
      <w:ins w:id="21" w:author="Keino" w:date="2018-11-29T22:25:00Z">
        <w:r>
          <w:rPr>
            <w:rStyle w:val="normaltextrun"/>
            <w:rFonts w:ascii="Calibri" w:hAnsi="Calibri" w:cs="Segoe UI"/>
            <w:color w:val="000000"/>
            <w:sz w:val="23"/>
            <w:szCs w:val="23"/>
          </w:rPr>
          <w:t xml:space="preserve">” </w:t>
        </w:r>
      </w:ins>
      <w:ins w:id="22" w:author="Keino" w:date="2018-08-08T17:40:00Z">
        <w:r>
          <w:rPr>
            <w:rStyle w:val="eop"/>
            <w:rFonts w:ascii="Calibri" w:hAnsi="Calibri" w:cs="Segoe UI"/>
            <w:sz w:val="23"/>
            <w:szCs w:val="23"/>
          </w:rPr>
          <w:t>There should be a whole paragraph explaining why</w:t>
        </w:r>
      </w:ins>
      <w:ins w:id="23" w:author="Keino" w:date="2018-11-29T22:23:00Z">
        <w:r>
          <w:rPr>
            <w:rStyle w:val="eop"/>
            <w:rFonts w:ascii="Calibri" w:hAnsi="Calibri" w:cs="Segoe UI"/>
            <w:sz w:val="23"/>
            <w:szCs w:val="23"/>
          </w:rPr>
          <w:t xml:space="preserve"> you can’t come. You added the first discussion point into the introduction which is a big mistake</w:t>
        </w:r>
      </w:ins>
    </w:p>
    <w:p w14:paraId="389BEB2E" w14:textId="77777777" w:rsidR="006A536B" w:rsidRDefault="006A536B">
      <w:pPr>
        <w:pStyle w:val="paragraph"/>
        <w:spacing w:before="0" w:beforeAutospacing="0" w:after="0" w:afterAutospacing="0"/>
        <w:textAlignment w:val="baseline"/>
        <w:rPr>
          <w:ins w:id="24" w:author="Keino" w:date="2018-11-29T22:26:00Z"/>
          <w:rStyle w:val="eop"/>
          <w:rFonts w:ascii="Calibri" w:hAnsi="Calibri" w:cs="Segoe UI"/>
          <w:sz w:val="23"/>
          <w:szCs w:val="23"/>
        </w:rPr>
        <w:pPrChange w:id="25" w:author="Keino" w:date="2018-11-29T22:23:00Z">
          <w:pPr>
            <w:pStyle w:val="paragraph"/>
            <w:spacing w:before="0" w:beforeAutospacing="0" w:after="0" w:afterAutospacing="0" w:line="360" w:lineRule="auto"/>
            <w:textAlignment w:val="baseline"/>
          </w:pPr>
        </w:pPrChange>
      </w:pPr>
    </w:p>
    <w:p w14:paraId="509A0D5D" w14:textId="77777777" w:rsidR="006A536B" w:rsidRPr="002D3399" w:rsidRDefault="006A536B">
      <w:pPr>
        <w:pStyle w:val="paragraph"/>
        <w:spacing w:before="0" w:beforeAutospacing="0" w:after="0" w:afterAutospacing="0"/>
        <w:textAlignment w:val="baseline"/>
        <w:rPr>
          <w:rFonts w:ascii="Calibri" w:hAnsi="Calibri" w:cs="Segoe UI"/>
          <w:b/>
          <w:bCs/>
          <w:color w:val="000000"/>
          <w:sz w:val="23"/>
          <w:szCs w:val="23"/>
          <w:rPrChange w:id="26" w:author="Keino" w:date="2018-11-29T22:25:00Z">
            <w:rPr>
              <w:rFonts w:ascii="Calibri" w:hAnsi="Calibri" w:cs="Segoe UI"/>
              <w:b/>
              <w:bCs/>
              <w:sz w:val="23"/>
              <w:szCs w:val="23"/>
            </w:rPr>
          </w:rPrChange>
        </w:rPr>
        <w:pPrChange w:id="27" w:author="Keino" w:date="2018-11-29T22:23:00Z">
          <w:pPr>
            <w:pStyle w:val="paragraph"/>
            <w:spacing w:before="0" w:beforeAutospacing="0" w:after="0" w:afterAutospacing="0" w:line="360" w:lineRule="auto"/>
            <w:textAlignment w:val="baseline"/>
          </w:pPr>
        </w:pPrChange>
      </w:pPr>
      <w:ins w:id="28" w:author="Keino" w:date="2018-11-29T22:26:00Z">
        <w:r>
          <w:rPr>
            <w:rStyle w:val="eop"/>
            <w:rFonts w:ascii="Calibri" w:hAnsi="Calibri" w:cs="Segoe UI"/>
            <w:sz w:val="23"/>
            <w:szCs w:val="23"/>
          </w:rPr>
          <w:t>I don’t like excuses but</w:t>
        </w:r>
      </w:ins>
      <w:ins w:id="29" w:author="Keino" w:date="2018-11-29T22:27:00Z">
        <w:r>
          <w:rPr>
            <w:rStyle w:val="eop"/>
            <w:rFonts w:ascii="Calibri" w:hAnsi="Calibri" w:cs="Segoe UI"/>
            <w:sz w:val="23"/>
            <w:szCs w:val="23"/>
          </w:rPr>
          <w:t xml:space="preserve"> </w:t>
        </w:r>
        <w:r>
          <w:rPr>
            <w:rStyle w:val="normaltextrun"/>
            <w:rFonts w:ascii="Calibri" w:hAnsi="Calibri" w:cs="Segoe UI"/>
            <w:sz w:val="23"/>
            <w:szCs w:val="23"/>
          </w:rPr>
          <w:t xml:space="preserve">I will not be able to make it in time because my </w:t>
        </w:r>
      </w:ins>
      <w:ins w:id="30" w:author="Keino" w:date="2018-11-29T22:29:00Z">
        <w:r>
          <w:rPr>
            <w:rStyle w:val="normaltextrun"/>
            <w:rFonts w:ascii="Calibri" w:hAnsi="Calibri" w:cs="Segoe UI"/>
            <w:sz w:val="23"/>
            <w:szCs w:val="23"/>
          </w:rPr>
          <w:t>boss just tore me</w:t>
        </w:r>
      </w:ins>
      <w:ins w:id="31" w:author="Keino" w:date="2018-11-29T22:30:00Z">
        <w:r>
          <w:rPr>
            <w:rStyle w:val="normaltextrun"/>
            <w:rFonts w:ascii="Calibri" w:hAnsi="Calibri" w:cs="Segoe UI"/>
            <w:sz w:val="23"/>
            <w:szCs w:val="23"/>
          </w:rPr>
          <w:t xml:space="preserve"> </w:t>
        </w:r>
      </w:ins>
      <w:ins w:id="32" w:author="Keino" w:date="2018-11-29T22:29:00Z">
        <w:r>
          <w:rPr>
            <w:rStyle w:val="normaltextrun"/>
            <w:rFonts w:ascii="Calibri" w:hAnsi="Calibri" w:cs="Segoe UI"/>
            <w:sz w:val="23"/>
            <w:szCs w:val="23"/>
          </w:rPr>
          <w:t>a new one</w:t>
        </w:r>
      </w:ins>
      <w:r>
        <w:rPr>
          <w:rStyle w:val="normaltextrun"/>
          <w:rFonts w:ascii="Calibri" w:hAnsi="Calibri" w:cs="Segoe UI"/>
          <w:sz w:val="23"/>
          <w:szCs w:val="23"/>
        </w:rPr>
        <w:t xml:space="preserve"> </w:t>
      </w:r>
      <w:ins w:id="33" w:author="Keino" w:date="2018-11-29T23:07:00Z">
        <w:r>
          <w:rPr>
            <w:rStyle w:val="normaltextrun"/>
            <w:rFonts w:ascii="Calibri" w:hAnsi="Calibri" w:cs="Segoe UI"/>
            <w:sz w:val="23"/>
            <w:szCs w:val="23"/>
          </w:rPr>
          <w:t>yesterday</w:t>
        </w:r>
      </w:ins>
      <w:ins w:id="34" w:author="Keino" w:date="2018-11-29T22:29:00Z">
        <w:r>
          <w:rPr>
            <w:rStyle w:val="normaltextrun"/>
            <w:rFonts w:ascii="Calibri" w:hAnsi="Calibri" w:cs="Segoe UI"/>
            <w:sz w:val="23"/>
            <w:szCs w:val="23"/>
          </w:rPr>
          <w:t>. He sent out a notice that said “</w:t>
        </w:r>
      </w:ins>
      <w:ins w:id="35" w:author="Keino" w:date="2018-11-29T22:30:00Z">
        <w:r>
          <w:rPr>
            <w:rStyle w:val="normaltextrun"/>
            <w:rFonts w:ascii="Calibri" w:hAnsi="Calibri" w:cs="Segoe UI"/>
            <w:sz w:val="23"/>
            <w:szCs w:val="23"/>
          </w:rPr>
          <w:t xml:space="preserve">All those who </w:t>
        </w:r>
      </w:ins>
      <w:ins w:id="36" w:author="Keino" w:date="2018-11-29T22:31:00Z">
        <w:r>
          <w:rPr>
            <w:rStyle w:val="normaltextrun"/>
            <w:rFonts w:ascii="Calibri" w:hAnsi="Calibri" w:cs="Segoe UI"/>
            <w:sz w:val="23"/>
            <w:szCs w:val="23"/>
          </w:rPr>
          <w:t>received reprimand</w:t>
        </w:r>
      </w:ins>
      <w:ins w:id="37" w:author="Keino" w:date="2018-11-29T22:30:00Z">
        <w:r>
          <w:rPr>
            <w:rStyle w:val="normaltextrun"/>
            <w:rFonts w:ascii="Calibri" w:hAnsi="Calibri" w:cs="Segoe UI"/>
            <w:sz w:val="23"/>
            <w:szCs w:val="23"/>
          </w:rPr>
          <w:t xml:space="preserve"> </w:t>
        </w:r>
      </w:ins>
      <w:ins w:id="38" w:author="Keino" w:date="2018-11-29T22:31:00Z">
        <w:r>
          <w:rPr>
            <w:rStyle w:val="normaltextrun"/>
            <w:rFonts w:ascii="Calibri" w:hAnsi="Calibri" w:cs="Segoe UI"/>
            <w:sz w:val="23"/>
            <w:szCs w:val="23"/>
          </w:rPr>
          <w:t xml:space="preserve">and want </w:t>
        </w:r>
      </w:ins>
      <w:ins w:id="39" w:author="Keino" w:date="2018-11-29T22:30:00Z">
        <w:r>
          <w:rPr>
            <w:rStyle w:val="normaltextrun"/>
            <w:rFonts w:ascii="Calibri" w:hAnsi="Calibri" w:cs="Segoe UI"/>
            <w:sz w:val="23"/>
            <w:szCs w:val="23"/>
          </w:rPr>
          <w:t xml:space="preserve">to remain working here will put in extra hours next week to </w:t>
        </w:r>
      </w:ins>
      <w:ins w:id="40" w:author="Keino" w:date="2018-11-29T22:36:00Z">
        <w:r>
          <w:rPr>
            <w:rStyle w:val="normaltextrun"/>
            <w:rFonts w:ascii="Calibri" w:hAnsi="Calibri" w:cs="Segoe UI"/>
            <w:sz w:val="23"/>
            <w:szCs w:val="23"/>
          </w:rPr>
          <w:t>prepare for the upcoming conference</w:t>
        </w:r>
      </w:ins>
      <w:ins w:id="41" w:author="Keino" w:date="2018-11-29T22:30:00Z">
        <w:r>
          <w:rPr>
            <w:rStyle w:val="normaltextrun"/>
            <w:rFonts w:ascii="Calibri" w:hAnsi="Calibri" w:cs="Segoe UI"/>
            <w:sz w:val="23"/>
            <w:szCs w:val="23"/>
          </w:rPr>
          <w:t xml:space="preserve">.” </w:t>
        </w:r>
      </w:ins>
      <w:ins w:id="42" w:author="Keino" w:date="2018-11-29T22:36:00Z">
        <w:r>
          <w:rPr>
            <w:rStyle w:val="normaltextrun"/>
            <w:rFonts w:ascii="Calibri" w:hAnsi="Calibri" w:cs="Segoe UI"/>
            <w:sz w:val="23"/>
            <w:szCs w:val="23"/>
          </w:rPr>
          <w:t xml:space="preserve"> </w:t>
        </w:r>
      </w:ins>
      <w:r>
        <w:rPr>
          <w:rStyle w:val="eop"/>
          <w:rFonts w:ascii="Calibri" w:hAnsi="Calibri" w:cs="Segoe UI"/>
          <w:sz w:val="23"/>
          <w:szCs w:val="23"/>
        </w:rPr>
        <w:br/>
      </w:r>
    </w:p>
    <w:p w14:paraId="40FF97D4" w14:textId="77777777" w:rsidR="006A536B" w:rsidRDefault="006A536B" w:rsidP="006A536B">
      <w:pPr>
        <w:pStyle w:val="paragraph"/>
        <w:spacing w:before="0" w:beforeAutospacing="0" w:after="0" w:afterAutospacing="0" w:line="360" w:lineRule="auto"/>
        <w:textAlignment w:val="baseline"/>
        <w:rPr>
          <w:rStyle w:val="eop"/>
          <w:rFonts w:ascii="Calibri" w:hAnsi="Calibri" w:cs="Segoe UI"/>
          <w:sz w:val="23"/>
          <w:szCs w:val="23"/>
        </w:rPr>
      </w:pPr>
      <w:ins w:id="43" w:author="Keino" w:date="2018-11-29T22:44:00Z">
        <w:r>
          <w:rPr>
            <w:rStyle w:val="normaltextrun"/>
            <w:rFonts w:ascii="Calibri" w:hAnsi="Calibri" w:cs="Segoe UI"/>
            <w:sz w:val="23"/>
            <w:szCs w:val="23"/>
          </w:rPr>
          <w:t>Since I can’t get there</w:t>
        </w:r>
      </w:ins>
      <w:del w:id="44" w:author="Keino" w:date="2018-11-29T22:44:00Z">
        <w:r w:rsidDel="00C51863">
          <w:rPr>
            <w:rStyle w:val="normaltextrun"/>
            <w:rFonts w:ascii="Calibri" w:hAnsi="Calibri" w:cs="Segoe UI"/>
            <w:sz w:val="23"/>
            <w:szCs w:val="23"/>
          </w:rPr>
          <w:delText>However</w:delText>
        </w:r>
      </w:del>
      <w:r>
        <w:rPr>
          <w:rStyle w:val="normaltextrun"/>
          <w:rFonts w:ascii="Calibri" w:hAnsi="Calibri" w:cs="Segoe UI"/>
          <w:sz w:val="23"/>
          <w:szCs w:val="23"/>
        </w:rPr>
        <w:t xml:space="preserve">, I will guide you exactly </w:t>
      </w:r>
      <w:del w:id="45" w:author="Keino" w:date="2018-08-08T17:40:00Z">
        <w:r w:rsidDel="0005415D">
          <w:rPr>
            <w:rStyle w:val="normaltextrun"/>
            <w:rFonts w:ascii="Calibri" w:hAnsi="Calibri" w:cs="Segoe UI"/>
            <w:sz w:val="23"/>
            <w:szCs w:val="23"/>
          </w:rPr>
          <w:delText xml:space="preserve">about </w:delText>
        </w:r>
      </w:del>
      <w:r>
        <w:rPr>
          <w:rStyle w:val="normaltextrun"/>
          <w:rFonts w:ascii="Calibri" w:hAnsi="Calibri" w:cs="Segoe UI"/>
          <w:sz w:val="23"/>
          <w:szCs w:val="23"/>
        </w:rPr>
        <w:t xml:space="preserve">how to reach my place. </w:t>
      </w:r>
      <w:del w:id="46" w:author="Keino" w:date="2018-11-29T22:39:00Z">
        <w:r w:rsidDel="00477704">
          <w:rPr>
            <w:rStyle w:val="normaltextrun"/>
            <w:rFonts w:ascii="Calibri" w:hAnsi="Calibri" w:cs="Segoe UI"/>
            <w:sz w:val="23"/>
            <w:szCs w:val="23"/>
          </w:rPr>
          <w:delText>Considering that you are returning to India after a long time it is implied that you might have multiple luggage</w:delText>
        </w:r>
      </w:del>
      <w:ins w:id="47" w:author="Keino" w:date="2018-11-29T22:38:00Z">
        <w:r>
          <w:rPr>
            <w:rStyle w:val="normaltextrun"/>
            <w:rFonts w:ascii="Calibri" w:hAnsi="Calibri" w:cs="Segoe UI"/>
            <w:sz w:val="23"/>
            <w:szCs w:val="23"/>
          </w:rPr>
          <w:t xml:space="preserve"> (So what??)</w:t>
        </w:r>
      </w:ins>
      <w:r>
        <w:rPr>
          <w:rStyle w:val="normaltextrun"/>
          <w:rFonts w:ascii="Calibri" w:hAnsi="Calibri" w:cs="Segoe UI"/>
          <w:sz w:val="23"/>
          <w:szCs w:val="23"/>
        </w:rPr>
        <w:t xml:space="preserve">. To avoid any </w:t>
      </w:r>
      <w:proofErr w:type="spellStart"/>
      <w:r>
        <w:rPr>
          <w:rStyle w:val="normaltextrun"/>
          <w:rFonts w:ascii="Calibri" w:hAnsi="Calibri" w:cs="Segoe UI"/>
          <w:sz w:val="23"/>
          <w:szCs w:val="23"/>
        </w:rPr>
        <w:t>hassles</w:t>
      </w:r>
      <w:del w:id="48" w:author="Keino" w:date="2018-11-29T23:08:00Z">
        <w:r w:rsidDel="004A37F0">
          <w:rPr>
            <w:rStyle w:val="normaltextrun"/>
            <w:rFonts w:ascii="Calibri" w:hAnsi="Calibri" w:cs="Segoe UI"/>
            <w:sz w:val="23"/>
            <w:szCs w:val="23"/>
          </w:rPr>
          <w:delText xml:space="preserve"> I suggest you to </w:delText>
        </w:r>
      </w:del>
      <w:r>
        <w:rPr>
          <w:rStyle w:val="normaltextrun"/>
          <w:rFonts w:ascii="Calibri" w:hAnsi="Calibri" w:cs="Segoe UI"/>
          <w:sz w:val="23"/>
          <w:szCs w:val="23"/>
        </w:rPr>
        <w:t>book</w:t>
      </w:r>
      <w:proofErr w:type="spellEnd"/>
      <w:r>
        <w:rPr>
          <w:rStyle w:val="normaltextrun"/>
          <w:rFonts w:ascii="Calibri" w:hAnsi="Calibri" w:cs="Segoe UI"/>
          <w:sz w:val="23"/>
          <w:szCs w:val="23"/>
        </w:rPr>
        <w:t xml:space="preserve"> an OLA cab </w:t>
      </w:r>
      <w:del w:id="49" w:author="Keino" w:date="2018-11-29T23:09:00Z">
        <w:r w:rsidDel="004A37F0">
          <w:rPr>
            <w:rStyle w:val="normaltextrun"/>
            <w:rFonts w:ascii="Calibri" w:hAnsi="Calibri" w:cs="Segoe UI"/>
            <w:sz w:val="23"/>
            <w:szCs w:val="23"/>
          </w:rPr>
          <w:delText xml:space="preserve">and come directly </w:delText>
        </w:r>
      </w:del>
      <w:r>
        <w:rPr>
          <w:rStyle w:val="normaltextrun"/>
          <w:rFonts w:ascii="Calibri" w:hAnsi="Calibri" w:cs="Segoe UI"/>
          <w:sz w:val="23"/>
          <w:szCs w:val="23"/>
        </w:rPr>
        <w:t>to my home</w:t>
      </w:r>
      <w:ins w:id="50" w:author="Keino" w:date="2018-08-08T17:41:00Z">
        <w:r>
          <w:rPr>
            <w:rStyle w:val="normaltextrun"/>
            <w:rFonts w:ascii="Calibri" w:hAnsi="Calibri" w:cs="Segoe UI"/>
            <w:sz w:val="23"/>
            <w:szCs w:val="23"/>
          </w:rPr>
          <w:t>,</w:t>
        </w:r>
      </w:ins>
      <w:r>
        <w:rPr>
          <w:rStyle w:val="normaltextrun"/>
          <w:rFonts w:ascii="Calibri" w:hAnsi="Calibri" w:cs="Segoe UI"/>
          <w:sz w:val="23"/>
          <w:szCs w:val="23"/>
        </w:rPr>
        <w:t xml:space="preserve"> as public transport </w:t>
      </w:r>
      <w:del w:id="51" w:author="Keino" w:date="2018-08-08T17:41:00Z">
        <w:r w:rsidDel="0005415D">
          <w:rPr>
            <w:rStyle w:val="normaltextrun"/>
            <w:rFonts w:ascii="Calibri" w:hAnsi="Calibri" w:cs="Segoe UI"/>
            <w:sz w:val="23"/>
            <w:szCs w:val="23"/>
          </w:rPr>
          <w:delText>will</w:delText>
        </w:r>
      </w:del>
      <w:r>
        <w:rPr>
          <w:rStyle w:val="normaltextrun"/>
          <w:rFonts w:ascii="Calibri" w:hAnsi="Calibri" w:cs="Segoe UI"/>
          <w:sz w:val="23"/>
          <w:szCs w:val="23"/>
        </w:rPr>
        <w:t xml:space="preserve"> </w:t>
      </w:r>
      <w:del w:id="52" w:author="Keino" w:date="2018-11-29T22:40:00Z">
        <w:r w:rsidDel="00477704">
          <w:rPr>
            <w:rStyle w:val="normaltextrun"/>
            <w:rFonts w:ascii="Calibri" w:hAnsi="Calibri" w:cs="Segoe UI"/>
            <w:sz w:val="23"/>
            <w:szCs w:val="23"/>
          </w:rPr>
          <w:delText>is</w:delText>
        </w:r>
      </w:del>
      <w:r>
        <w:rPr>
          <w:rStyle w:val="normaltextrun"/>
          <w:rFonts w:ascii="Calibri" w:hAnsi="Calibri" w:cs="Segoe UI"/>
          <w:sz w:val="23"/>
          <w:szCs w:val="23"/>
        </w:rPr>
        <w:t xml:space="preserve"> </w:t>
      </w:r>
      <w:ins w:id="53" w:author="Keino" w:date="2018-11-29T22:40:00Z">
        <w:r>
          <w:rPr>
            <w:rStyle w:val="normaltextrun"/>
            <w:rFonts w:ascii="Calibri" w:hAnsi="Calibri" w:cs="Segoe UI"/>
            <w:sz w:val="23"/>
            <w:szCs w:val="23"/>
          </w:rPr>
          <w:t xml:space="preserve">will not be </w:t>
        </w:r>
      </w:ins>
      <w:del w:id="54" w:author="Keino" w:date="2018-11-29T22:40:00Z">
        <w:r w:rsidDel="00477704">
          <w:rPr>
            <w:rStyle w:val="normaltextrun"/>
            <w:rFonts w:ascii="Calibri" w:hAnsi="Calibri" w:cs="Segoe UI"/>
            <w:sz w:val="23"/>
            <w:szCs w:val="23"/>
          </w:rPr>
          <w:delText>not</w:delText>
        </w:r>
      </w:del>
      <w:r>
        <w:rPr>
          <w:rStyle w:val="normaltextrun"/>
          <w:rFonts w:ascii="Calibri" w:hAnsi="Calibri" w:cs="Segoe UI"/>
          <w:sz w:val="23"/>
          <w:szCs w:val="23"/>
        </w:rPr>
        <w:t xml:space="preserve"> a viable option during peak hours and for long distance travel in Pune. </w:t>
      </w:r>
      <w:del w:id="55" w:author="Keino" w:date="2018-11-29T22:41:00Z">
        <w:r w:rsidDel="00477704">
          <w:rPr>
            <w:rStyle w:val="normaltextrun"/>
            <w:rFonts w:ascii="Calibri" w:hAnsi="Calibri" w:cs="Segoe UI"/>
            <w:sz w:val="23"/>
            <w:szCs w:val="23"/>
          </w:rPr>
          <w:delText>My parents already know about your visit and will welcome you home</w:delText>
        </w:r>
      </w:del>
      <w:ins w:id="56" w:author="Keino" w:date="2018-11-29T22:40:00Z">
        <w:r>
          <w:rPr>
            <w:rStyle w:val="normaltextrun"/>
            <w:rFonts w:ascii="Calibri" w:hAnsi="Calibri" w:cs="Segoe UI"/>
            <w:sz w:val="23"/>
            <w:szCs w:val="23"/>
          </w:rPr>
          <w:t xml:space="preserve">(Again…So What?? What does this have to do with telling him the best way to </w:t>
        </w:r>
      </w:ins>
      <w:ins w:id="57" w:author="Keino" w:date="2018-11-29T22:41:00Z">
        <w:r>
          <w:rPr>
            <w:rStyle w:val="normaltextrun"/>
            <w:rFonts w:ascii="Calibri" w:hAnsi="Calibri" w:cs="Segoe UI"/>
            <w:sz w:val="23"/>
            <w:szCs w:val="23"/>
          </w:rPr>
          <w:t>get to your home</w:t>
        </w:r>
      </w:ins>
      <w:r>
        <w:rPr>
          <w:rStyle w:val="normaltextrun"/>
          <w:rFonts w:ascii="Calibri" w:hAnsi="Calibri" w:cs="Segoe UI"/>
          <w:sz w:val="23"/>
          <w:szCs w:val="23"/>
        </w:rPr>
        <w:t>.</w:t>
      </w:r>
      <w:ins w:id="58" w:author="Keino" w:date="2018-11-29T22:41:00Z">
        <w:r>
          <w:rPr>
            <w:rStyle w:val="eop"/>
            <w:rFonts w:ascii="Calibri" w:hAnsi="Calibri" w:cs="Segoe UI"/>
            <w:sz w:val="23"/>
            <w:szCs w:val="23"/>
          </w:rPr>
          <w:t xml:space="preserve">) If a cab is not your cup of tea, I </w:t>
        </w:r>
      </w:ins>
      <w:ins w:id="59" w:author="Keino" w:date="2018-11-29T22:42:00Z">
        <w:r>
          <w:rPr>
            <w:rStyle w:val="eop"/>
            <w:rFonts w:ascii="Calibri" w:hAnsi="Calibri" w:cs="Segoe UI"/>
            <w:sz w:val="23"/>
            <w:szCs w:val="23"/>
          </w:rPr>
          <w:t>can always arrange a private car, my treat of course.</w:t>
        </w:r>
      </w:ins>
      <w:del w:id="60" w:author="Keino" w:date="2018-11-29T22:41:00Z">
        <w:r w:rsidDel="00477704">
          <w:rPr>
            <w:rStyle w:val="eop"/>
            <w:rFonts w:ascii="Calibri" w:hAnsi="Calibri" w:cs="Segoe UI"/>
            <w:sz w:val="23"/>
            <w:szCs w:val="23"/>
          </w:rPr>
          <w:delText> </w:delText>
        </w:r>
      </w:del>
    </w:p>
    <w:p w14:paraId="28708133" w14:textId="77777777" w:rsidR="006A536B" w:rsidRDefault="006A536B" w:rsidP="006A536B">
      <w:pPr>
        <w:pStyle w:val="paragraph"/>
        <w:spacing w:before="0" w:beforeAutospacing="0" w:after="0" w:afterAutospacing="0" w:line="360" w:lineRule="auto"/>
        <w:textAlignment w:val="baseline"/>
        <w:rPr>
          <w:rFonts w:ascii="Segoe UI" w:hAnsi="Segoe UI" w:cs="Segoe UI"/>
          <w:sz w:val="18"/>
          <w:szCs w:val="18"/>
        </w:rPr>
      </w:pPr>
    </w:p>
    <w:p w14:paraId="7F194B8E" w14:textId="77777777" w:rsidR="006A536B" w:rsidRDefault="006A536B" w:rsidP="006A536B">
      <w:pPr>
        <w:pStyle w:val="paragraph"/>
        <w:spacing w:before="0" w:beforeAutospacing="0" w:after="0" w:afterAutospacing="0" w:line="360" w:lineRule="auto"/>
        <w:textAlignment w:val="baseline"/>
        <w:rPr>
          <w:ins w:id="61" w:author="Keino" w:date="2018-11-29T22:45:00Z"/>
          <w:rStyle w:val="normaltextrun"/>
          <w:rFonts w:ascii="Calibri" w:hAnsi="Calibri" w:cs="Segoe UI"/>
          <w:b/>
          <w:bCs/>
          <w:sz w:val="23"/>
          <w:szCs w:val="23"/>
        </w:rPr>
      </w:pPr>
      <w:ins w:id="62" w:author="Keino" w:date="2018-11-29T22:47:00Z">
        <w:r>
          <w:rPr>
            <w:rStyle w:val="normaltextrun"/>
            <w:rFonts w:ascii="Calibri" w:hAnsi="Calibri" w:cs="Segoe UI"/>
            <w:sz w:val="23"/>
            <w:szCs w:val="23"/>
          </w:rPr>
          <w:t>G</w:t>
        </w:r>
      </w:ins>
      <w:ins w:id="63" w:author="Keino" w:date="2018-11-29T23:13:00Z">
        <w:r>
          <w:rPr>
            <w:rStyle w:val="normaltextrun"/>
            <w:rFonts w:ascii="Calibri" w:hAnsi="Calibri" w:cs="Segoe UI"/>
            <w:sz w:val="23"/>
            <w:szCs w:val="23"/>
          </w:rPr>
          <w:t>etting here is set</w:t>
        </w:r>
      </w:ins>
      <w:ins w:id="64" w:author="Keino" w:date="2018-11-29T22:48:00Z">
        <w:r>
          <w:rPr>
            <w:rStyle w:val="normaltextrun"/>
            <w:rFonts w:ascii="Calibri" w:hAnsi="Calibri" w:cs="Segoe UI"/>
            <w:sz w:val="23"/>
            <w:szCs w:val="23"/>
          </w:rPr>
          <w:t xml:space="preserve">, </w:t>
        </w:r>
      </w:ins>
      <w:ins w:id="65" w:author="Keino" w:date="2018-11-29T23:14:00Z">
        <w:r>
          <w:rPr>
            <w:rStyle w:val="normaltextrun"/>
            <w:rFonts w:ascii="Calibri" w:hAnsi="Calibri" w:cs="Segoe UI"/>
            <w:sz w:val="23"/>
            <w:szCs w:val="23"/>
          </w:rPr>
          <w:t xml:space="preserve">so </w:t>
        </w:r>
      </w:ins>
      <w:ins w:id="66" w:author="Keino" w:date="2018-11-29T22:48:00Z">
        <w:r>
          <w:rPr>
            <w:rStyle w:val="normaltextrun"/>
            <w:rFonts w:ascii="Calibri" w:hAnsi="Calibri" w:cs="Segoe UI"/>
            <w:sz w:val="23"/>
            <w:szCs w:val="23"/>
          </w:rPr>
          <w:t xml:space="preserve">let me tell </w:t>
        </w:r>
      </w:ins>
      <w:r>
        <w:rPr>
          <w:rStyle w:val="normaltextrun"/>
          <w:rFonts w:ascii="Calibri" w:hAnsi="Calibri" w:cs="Segoe UI"/>
          <w:sz w:val="23"/>
          <w:szCs w:val="23"/>
        </w:rPr>
        <w:t>how we’ll take the city by storm</w:t>
      </w:r>
      <w:ins w:id="67" w:author="Keino" w:date="2018-11-29T22:49:00Z">
        <w:r>
          <w:rPr>
            <w:rStyle w:val="normaltextrun"/>
            <w:rFonts w:ascii="Calibri" w:hAnsi="Calibri" w:cs="Segoe UI"/>
            <w:sz w:val="23"/>
            <w:szCs w:val="23"/>
          </w:rPr>
          <w:t xml:space="preserve">. </w:t>
        </w:r>
      </w:ins>
      <w:r>
        <w:rPr>
          <w:rStyle w:val="normaltextrun"/>
          <w:rFonts w:ascii="Calibri" w:hAnsi="Calibri" w:cs="Segoe UI"/>
          <w:sz w:val="23"/>
          <w:szCs w:val="23"/>
        </w:rPr>
        <w:t xml:space="preserve">I have taken the liberty to </w:t>
      </w:r>
      <w:del w:id="68" w:author="Keino" w:date="2018-11-29T22:49:00Z">
        <w:r w:rsidDel="00C51863">
          <w:rPr>
            <w:rStyle w:val="normaltextrun"/>
            <w:rFonts w:ascii="Calibri" w:hAnsi="Calibri" w:cs="Segoe UI"/>
            <w:sz w:val="23"/>
            <w:szCs w:val="23"/>
          </w:rPr>
          <w:delText xml:space="preserve">do the </w:delText>
        </w:r>
      </w:del>
      <w:r>
        <w:rPr>
          <w:rStyle w:val="normaltextrun"/>
          <w:rFonts w:ascii="Calibri" w:hAnsi="Calibri" w:cs="Segoe UI"/>
          <w:sz w:val="23"/>
          <w:szCs w:val="23"/>
        </w:rPr>
        <w:t>book</w:t>
      </w:r>
      <w:del w:id="69" w:author="Keino" w:date="2018-11-29T22:49:00Z">
        <w:r w:rsidDel="00C51863">
          <w:rPr>
            <w:rStyle w:val="normaltextrun"/>
            <w:rFonts w:ascii="Calibri" w:hAnsi="Calibri" w:cs="Segoe UI"/>
            <w:sz w:val="23"/>
            <w:szCs w:val="23"/>
          </w:rPr>
          <w:delText>ings</w:delText>
        </w:r>
      </w:del>
      <w:r>
        <w:rPr>
          <w:rStyle w:val="normaltextrun"/>
          <w:rFonts w:ascii="Calibri" w:hAnsi="Calibri" w:cs="Segoe UI"/>
          <w:sz w:val="23"/>
          <w:szCs w:val="23"/>
        </w:rPr>
        <w:t xml:space="preserve"> </w:t>
      </w:r>
      <w:del w:id="70" w:author="Keino" w:date="2018-11-29T22:49:00Z">
        <w:r w:rsidDel="00C51863">
          <w:rPr>
            <w:rStyle w:val="normaltextrun"/>
            <w:rFonts w:ascii="Calibri" w:hAnsi="Calibri" w:cs="Segoe UI"/>
            <w:sz w:val="23"/>
            <w:szCs w:val="23"/>
          </w:rPr>
          <w:delText xml:space="preserve">for </w:delText>
        </w:r>
      </w:del>
      <w:r>
        <w:rPr>
          <w:rStyle w:val="normaltextrun"/>
          <w:rFonts w:ascii="Calibri" w:hAnsi="Calibri" w:cs="Segoe UI"/>
          <w:sz w:val="23"/>
          <w:szCs w:val="23"/>
        </w:rPr>
        <w:t>our New Year</w:t>
      </w:r>
      <w:ins w:id="71" w:author="Keino" w:date="2018-11-29T22:45:00Z">
        <w:r>
          <w:rPr>
            <w:rStyle w:val="normaltextrun"/>
            <w:rFonts w:ascii="Calibri" w:hAnsi="Calibri" w:cs="Segoe UI"/>
            <w:sz w:val="23"/>
            <w:szCs w:val="23"/>
          </w:rPr>
          <w:t>’s</w:t>
        </w:r>
      </w:ins>
      <w:r>
        <w:rPr>
          <w:rStyle w:val="normaltextrun"/>
          <w:rFonts w:ascii="Calibri" w:hAnsi="Calibri" w:cs="Segoe UI"/>
          <w:sz w:val="23"/>
          <w:szCs w:val="23"/>
        </w:rPr>
        <w:t xml:space="preserve"> </w:t>
      </w:r>
      <w:ins w:id="72" w:author="Keino" w:date="2018-11-29T22:45:00Z">
        <w:r>
          <w:rPr>
            <w:rStyle w:val="normaltextrun"/>
            <w:rFonts w:ascii="Calibri" w:hAnsi="Calibri" w:cs="Segoe UI"/>
            <w:sz w:val="23"/>
            <w:szCs w:val="23"/>
          </w:rPr>
          <w:t>E</w:t>
        </w:r>
      </w:ins>
      <w:del w:id="73" w:author="Keino" w:date="2018-11-29T22:45:00Z">
        <w:r w:rsidDel="00C51863">
          <w:rPr>
            <w:rStyle w:val="normaltextrun"/>
            <w:rFonts w:ascii="Calibri" w:hAnsi="Calibri" w:cs="Segoe UI"/>
            <w:sz w:val="23"/>
            <w:szCs w:val="23"/>
          </w:rPr>
          <w:delText>e</w:delText>
        </w:r>
      </w:del>
      <w:r>
        <w:rPr>
          <w:rStyle w:val="normaltextrun"/>
          <w:rFonts w:ascii="Calibri" w:hAnsi="Calibri" w:cs="Segoe UI"/>
          <w:sz w:val="23"/>
          <w:szCs w:val="23"/>
        </w:rPr>
        <w:t xml:space="preserve">ve </w:t>
      </w:r>
      <w:ins w:id="74" w:author="Keino" w:date="2018-11-29T22:51:00Z">
        <w:r>
          <w:rPr>
            <w:rStyle w:val="normaltextrun"/>
            <w:rFonts w:ascii="Calibri" w:hAnsi="Calibri" w:cs="Segoe UI"/>
            <w:sz w:val="23"/>
            <w:szCs w:val="23"/>
          </w:rPr>
          <w:t>party passes.</w:t>
        </w:r>
      </w:ins>
      <w:del w:id="75" w:author="Keino" w:date="2018-11-29T22:51:00Z">
        <w:r w:rsidDel="00C51863">
          <w:rPr>
            <w:rStyle w:val="normaltextrun"/>
            <w:rFonts w:ascii="Calibri" w:hAnsi="Calibri" w:cs="Segoe UI"/>
            <w:sz w:val="23"/>
            <w:szCs w:val="23"/>
          </w:rPr>
          <w:delText>plans</w:delText>
        </w:r>
      </w:del>
      <w:ins w:id="76" w:author="Keino" w:date="2018-11-29T22:49:00Z">
        <w:r>
          <w:rPr>
            <w:rStyle w:val="normaltextrun"/>
            <w:rFonts w:ascii="Calibri" w:hAnsi="Calibri" w:cs="Segoe UI"/>
            <w:sz w:val="23"/>
            <w:szCs w:val="23"/>
          </w:rPr>
          <w:t>, which will allow you to see d</w:t>
        </w:r>
      </w:ins>
      <w:ins w:id="77" w:author="Keino" w:date="2018-11-29T22:50:00Z">
        <w:r>
          <w:rPr>
            <w:rStyle w:val="normaltextrun"/>
            <w:rFonts w:ascii="Calibri" w:hAnsi="Calibri" w:cs="Segoe UI"/>
            <w:sz w:val="23"/>
            <w:szCs w:val="23"/>
          </w:rPr>
          <w:t>owntown</w:t>
        </w:r>
      </w:ins>
      <w:r>
        <w:rPr>
          <w:rStyle w:val="normaltextrun"/>
          <w:rFonts w:ascii="Calibri" w:hAnsi="Calibri" w:cs="Segoe UI"/>
          <w:sz w:val="23"/>
          <w:szCs w:val="23"/>
        </w:rPr>
        <w:t>. All necessary arrangements like, resort reservations, amusement park tickets</w:t>
      </w:r>
      <w:ins w:id="78" w:author="Keino" w:date="2018-08-08T17:41:00Z">
        <w:r>
          <w:rPr>
            <w:rStyle w:val="normaltextrun"/>
            <w:rFonts w:ascii="Calibri" w:hAnsi="Calibri" w:cs="Segoe UI"/>
            <w:sz w:val="23"/>
            <w:szCs w:val="23"/>
          </w:rPr>
          <w:t>,</w:t>
        </w:r>
      </w:ins>
      <w:r>
        <w:rPr>
          <w:rStyle w:val="normaltextrun"/>
          <w:rFonts w:ascii="Calibri" w:hAnsi="Calibri" w:cs="Segoe UI"/>
          <w:sz w:val="23"/>
          <w:szCs w:val="23"/>
        </w:rPr>
        <w:t xml:space="preserve"> and party passes are taken care of. </w:t>
      </w:r>
      <w:ins w:id="79" w:author="Keino" w:date="2018-11-29T22:50:00Z">
        <w:r>
          <w:rPr>
            <w:rStyle w:val="normaltextrun"/>
            <w:rFonts w:ascii="Calibri" w:hAnsi="Calibri" w:cs="Segoe UI"/>
            <w:sz w:val="23"/>
            <w:szCs w:val="23"/>
          </w:rPr>
          <w:t>Also, we are reserved at a resort</w:t>
        </w:r>
      </w:ins>
      <w:ins w:id="80" w:author="Keino" w:date="2018-11-29T22:51:00Z">
        <w:r>
          <w:rPr>
            <w:rStyle w:val="normaltextrun"/>
            <w:rFonts w:ascii="Calibri" w:hAnsi="Calibri" w:cs="Segoe UI"/>
            <w:sz w:val="23"/>
            <w:szCs w:val="23"/>
          </w:rPr>
          <w:t xml:space="preserve"> and amusement park, so you can see beach area of </w:t>
        </w:r>
      </w:ins>
      <w:ins w:id="81" w:author="Keino" w:date="2018-11-29T22:52:00Z">
        <w:r>
          <w:rPr>
            <w:rStyle w:val="normaltextrun"/>
            <w:rFonts w:ascii="Calibri" w:hAnsi="Calibri" w:cs="Segoe UI"/>
            <w:sz w:val="23"/>
            <w:szCs w:val="23"/>
          </w:rPr>
          <w:t>the town.</w:t>
        </w:r>
      </w:ins>
    </w:p>
    <w:p w14:paraId="0874721D" w14:textId="77777777" w:rsidR="006A536B" w:rsidRDefault="006A536B" w:rsidP="006A536B">
      <w:pPr>
        <w:pStyle w:val="paragraph"/>
        <w:spacing w:before="0" w:beforeAutospacing="0" w:after="0" w:afterAutospacing="0" w:line="360" w:lineRule="auto"/>
        <w:textAlignment w:val="baseline"/>
        <w:rPr>
          <w:ins w:id="82" w:author="Keino" w:date="2018-11-29T22:45:00Z"/>
          <w:rStyle w:val="normaltextrun"/>
          <w:rFonts w:ascii="Calibri" w:hAnsi="Calibri" w:cs="Segoe UI"/>
          <w:b/>
          <w:bCs/>
          <w:sz w:val="23"/>
          <w:szCs w:val="23"/>
        </w:rPr>
      </w:pPr>
    </w:p>
    <w:p w14:paraId="764A68D2" w14:textId="77777777" w:rsidR="006A536B" w:rsidRDefault="006A536B" w:rsidP="006A536B">
      <w:pPr>
        <w:pStyle w:val="paragraph"/>
        <w:spacing w:before="0" w:beforeAutospacing="0" w:after="0" w:afterAutospacing="0" w:line="360" w:lineRule="auto"/>
        <w:textAlignment w:val="baseline"/>
        <w:rPr>
          <w:rStyle w:val="eop"/>
          <w:rFonts w:ascii="Calibri" w:hAnsi="Calibri" w:cs="Segoe UI"/>
          <w:sz w:val="23"/>
          <w:szCs w:val="23"/>
        </w:rPr>
      </w:pPr>
      <w:r>
        <w:rPr>
          <w:rStyle w:val="normaltextrun"/>
          <w:rFonts w:ascii="Calibri" w:hAnsi="Calibri" w:cs="Segoe UI"/>
          <w:sz w:val="23"/>
          <w:szCs w:val="23"/>
        </w:rPr>
        <w:t>I promise you that we will have a wonderful time together and make some life-time memories.</w:t>
      </w:r>
      <w:r>
        <w:rPr>
          <w:rStyle w:val="eop"/>
          <w:rFonts w:ascii="Calibri" w:hAnsi="Calibri" w:cs="Segoe UI"/>
          <w:sz w:val="23"/>
          <w:szCs w:val="23"/>
        </w:rPr>
        <w:t> </w:t>
      </w:r>
    </w:p>
    <w:p w14:paraId="1FA43986" w14:textId="77777777" w:rsidR="006A536B" w:rsidRDefault="006A536B" w:rsidP="006A536B">
      <w:pPr>
        <w:pStyle w:val="paragraph"/>
        <w:spacing w:before="0" w:beforeAutospacing="0" w:after="0" w:afterAutospacing="0" w:line="360" w:lineRule="auto"/>
        <w:textAlignment w:val="baseline"/>
        <w:rPr>
          <w:rFonts w:ascii="Segoe UI" w:hAnsi="Segoe UI" w:cs="Segoe UI"/>
          <w:sz w:val="18"/>
          <w:szCs w:val="18"/>
        </w:rPr>
      </w:pPr>
    </w:p>
    <w:p w14:paraId="7A3F9F9F" w14:textId="77777777" w:rsidR="006A536B" w:rsidRDefault="006A536B" w:rsidP="006A536B">
      <w:pPr>
        <w:pStyle w:val="paragraph"/>
        <w:spacing w:before="0" w:beforeAutospacing="0" w:after="0" w:afterAutospacing="0" w:line="360" w:lineRule="auto"/>
        <w:textAlignment w:val="baseline"/>
        <w:rPr>
          <w:rFonts w:ascii="Segoe UI" w:hAnsi="Segoe UI" w:cs="Segoe UI"/>
          <w:sz w:val="18"/>
          <w:szCs w:val="18"/>
        </w:rPr>
      </w:pPr>
      <w:r>
        <w:rPr>
          <w:rStyle w:val="normaltextrun"/>
          <w:rFonts w:ascii="Calibri" w:hAnsi="Calibri" w:cs="Segoe UI"/>
          <w:sz w:val="23"/>
          <w:szCs w:val="23"/>
        </w:rPr>
        <w:t>Yours Truly,</w:t>
      </w:r>
      <w:r>
        <w:rPr>
          <w:rStyle w:val="eop"/>
          <w:rFonts w:ascii="Calibri" w:hAnsi="Calibri" w:cs="Segoe UI"/>
          <w:sz w:val="23"/>
          <w:szCs w:val="23"/>
        </w:rPr>
        <w:t> </w:t>
      </w:r>
    </w:p>
    <w:p w14:paraId="75DB7DB6" w14:textId="77777777" w:rsidR="006A536B" w:rsidRDefault="006A536B" w:rsidP="006A536B">
      <w:pPr>
        <w:pStyle w:val="paragraph"/>
        <w:spacing w:before="0" w:beforeAutospacing="0" w:after="0" w:afterAutospacing="0" w:line="360" w:lineRule="auto"/>
        <w:textAlignment w:val="baseline"/>
        <w:rPr>
          <w:rFonts w:ascii="Segoe UI" w:hAnsi="Segoe UI" w:cs="Segoe UI"/>
          <w:sz w:val="18"/>
          <w:szCs w:val="18"/>
        </w:rPr>
      </w:pPr>
      <w:r>
        <w:rPr>
          <w:rStyle w:val="normaltextrun"/>
          <w:rFonts w:ascii="Calibri" w:hAnsi="Calibri" w:cs="Segoe UI"/>
          <w:sz w:val="23"/>
          <w:szCs w:val="23"/>
        </w:rPr>
        <w:t>Murtaza.</w:t>
      </w:r>
      <w:r>
        <w:rPr>
          <w:rStyle w:val="eop"/>
          <w:rFonts w:ascii="Calibri" w:hAnsi="Calibri" w:cs="Segoe UI"/>
          <w:sz w:val="23"/>
          <w:szCs w:val="23"/>
        </w:rPr>
        <w:t> </w:t>
      </w:r>
    </w:p>
    <w:p w14:paraId="00729F24" w14:textId="77777777" w:rsidR="006A536B" w:rsidRDefault="006A536B" w:rsidP="006A536B">
      <w:pPr>
        <w:rPr>
          <w:ins w:id="83" w:author="Keino" w:date="2018-11-29T23:16:00Z"/>
        </w:rPr>
      </w:pPr>
    </w:p>
    <w:p w14:paraId="484FCA78" w14:textId="77777777" w:rsidR="006A536B" w:rsidRDefault="006A536B" w:rsidP="006A536B">
      <w:pPr>
        <w:rPr>
          <w:ins w:id="84" w:author="Keino" w:date="2018-11-29T23:16:00Z"/>
        </w:rPr>
      </w:pPr>
    </w:p>
    <w:p w14:paraId="381745BF" w14:textId="77777777" w:rsidR="006A536B" w:rsidRDefault="006A536B" w:rsidP="006A536B">
      <w:pPr>
        <w:rPr>
          <w:ins w:id="85" w:author="Keino" w:date="2018-11-29T23:16:00Z"/>
        </w:rPr>
      </w:pPr>
    </w:p>
    <w:p w14:paraId="6FDB81C2" w14:textId="77777777" w:rsidR="006A536B" w:rsidRDefault="006A536B" w:rsidP="006A536B">
      <w:pPr>
        <w:rPr>
          <w:ins w:id="86" w:author="Keino" w:date="2018-11-29T23:16:00Z"/>
        </w:rPr>
      </w:pPr>
    </w:p>
    <w:p w14:paraId="530DD35B" w14:textId="77777777" w:rsidR="00BE62F9" w:rsidRDefault="00BE62F9" w:rsidP="00B5021D">
      <w:pPr>
        <w:ind w:firstLine="0"/>
        <w:rPr>
          <w:sz w:val="22"/>
          <w:szCs w:val="22"/>
        </w:rPr>
      </w:pPr>
    </w:p>
    <w:p w14:paraId="547228D8" w14:textId="77777777" w:rsidR="006A536B" w:rsidRDefault="006A536B" w:rsidP="00B5021D">
      <w:pPr>
        <w:ind w:firstLine="0"/>
        <w:rPr>
          <w:sz w:val="22"/>
          <w:szCs w:val="22"/>
        </w:rPr>
      </w:pPr>
    </w:p>
    <w:p w14:paraId="3A95B7B1" w14:textId="77777777" w:rsidR="006A536B" w:rsidRDefault="006A536B" w:rsidP="00B5021D">
      <w:pPr>
        <w:ind w:firstLine="0"/>
        <w:rPr>
          <w:sz w:val="22"/>
          <w:szCs w:val="22"/>
        </w:rPr>
      </w:pPr>
    </w:p>
    <w:p w14:paraId="1CB4D73F" w14:textId="77777777" w:rsidR="006A536B" w:rsidRDefault="006A536B" w:rsidP="00B5021D">
      <w:pPr>
        <w:ind w:firstLine="0"/>
        <w:rPr>
          <w:sz w:val="22"/>
          <w:szCs w:val="22"/>
        </w:rPr>
      </w:pPr>
    </w:p>
    <w:p w14:paraId="60B24C79" w14:textId="77777777" w:rsidR="006A536B" w:rsidRDefault="006A536B" w:rsidP="00B5021D">
      <w:pPr>
        <w:ind w:firstLine="0"/>
        <w:rPr>
          <w:sz w:val="22"/>
          <w:szCs w:val="22"/>
        </w:rPr>
      </w:pPr>
    </w:p>
    <w:p w14:paraId="332CADD3" w14:textId="77777777" w:rsidR="006A536B" w:rsidRDefault="006A536B" w:rsidP="00B5021D">
      <w:pPr>
        <w:ind w:firstLine="0"/>
        <w:rPr>
          <w:sz w:val="22"/>
          <w:szCs w:val="22"/>
        </w:rPr>
      </w:pPr>
    </w:p>
    <w:p w14:paraId="541558C2" w14:textId="77777777" w:rsidR="006A536B" w:rsidRDefault="006A536B" w:rsidP="00B5021D">
      <w:pPr>
        <w:ind w:firstLine="0"/>
        <w:rPr>
          <w:sz w:val="22"/>
          <w:szCs w:val="22"/>
        </w:rPr>
      </w:pPr>
    </w:p>
    <w:p w14:paraId="51FAF3E6" w14:textId="77777777" w:rsidR="006A536B" w:rsidRDefault="006A536B" w:rsidP="00B5021D">
      <w:pPr>
        <w:ind w:firstLine="0"/>
        <w:rPr>
          <w:sz w:val="22"/>
          <w:szCs w:val="22"/>
        </w:rPr>
      </w:pPr>
    </w:p>
    <w:p w14:paraId="236BAE33" w14:textId="77777777" w:rsidR="006A536B" w:rsidRDefault="006A536B" w:rsidP="00B5021D">
      <w:pPr>
        <w:ind w:firstLine="0"/>
        <w:rPr>
          <w:sz w:val="22"/>
          <w:szCs w:val="22"/>
        </w:rPr>
      </w:pPr>
    </w:p>
    <w:p w14:paraId="7506A6BA" w14:textId="77777777" w:rsidR="006A536B" w:rsidRDefault="006A536B" w:rsidP="00B5021D">
      <w:pPr>
        <w:ind w:firstLine="0"/>
        <w:rPr>
          <w:sz w:val="22"/>
          <w:szCs w:val="22"/>
        </w:rPr>
      </w:pPr>
    </w:p>
    <w:p w14:paraId="1B37235C" w14:textId="77777777" w:rsidR="006A536B" w:rsidRDefault="006A536B" w:rsidP="00B5021D">
      <w:pPr>
        <w:ind w:firstLine="0"/>
        <w:rPr>
          <w:sz w:val="22"/>
          <w:szCs w:val="22"/>
        </w:rPr>
      </w:pPr>
    </w:p>
    <w:p w14:paraId="2D544894" w14:textId="77777777" w:rsidR="006A536B" w:rsidRDefault="006A536B" w:rsidP="00B5021D">
      <w:pPr>
        <w:ind w:firstLine="0"/>
        <w:rPr>
          <w:sz w:val="22"/>
          <w:szCs w:val="22"/>
        </w:rPr>
      </w:pPr>
    </w:p>
    <w:p w14:paraId="15712C89" w14:textId="77777777" w:rsidR="006A536B" w:rsidRDefault="006A536B" w:rsidP="00B5021D">
      <w:pPr>
        <w:ind w:firstLine="0"/>
        <w:rPr>
          <w:sz w:val="22"/>
          <w:szCs w:val="22"/>
        </w:rPr>
      </w:pPr>
    </w:p>
    <w:p w14:paraId="31C64449" w14:textId="77777777" w:rsidR="006A536B" w:rsidRPr="00FB38A9" w:rsidRDefault="006A536B" w:rsidP="006A536B">
      <w:pPr>
        <w:rPr>
          <w:b/>
          <w:color w:val="FF0000"/>
          <w:u w:val="single"/>
        </w:rPr>
      </w:pPr>
      <w:r w:rsidRPr="00FB38A9">
        <w:rPr>
          <w:b/>
          <w:color w:val="FF0000"/>
          <w:u w:val="single"/>
        </w:rPr>
        <w:t>Note: This is a General Letter Written by a student. Please note how I made changes that are needed to actually increase the Band Score.</w:t>
      </w:r>
    </w:p>
    <w:p w14:paraId="1E36670F" w14:textId="77777777" w:rsidR="006A536B" w:rsidRDefault="006A536B" w:rsidP="006A536B">
      <w:pPr>
        <w:rPr>
          <w:b/>
        </w:rPr>
      </w:pPr>
      <w:r>
        <w:rPr>
          <w:b/>
        </w:rPr>
        <w:t>Letter</w:t>
      </w:r>
    </w:p>
    <w:p w14:paraId="281C6951" w14:textId="77777777" w:rsidR="006A536B" w:rsidRDefault="006A536B" w:rsidP="006A536B">
      <w:pPr>
        <w:pStyle w:val="ListParagraph"/>
        <w:numPr>
          <w:ilvl w:val="0"/>
          <w:numId w:val="8"/>
        </w:numPr>
        <w:spacing w:after="160" w:line="259" w:lineRule="auto"/>
        <w:rPr>
          <w:b/>
        </w:rPr>
      </w:pPr>
      <w:r>
        <w:rPr>
          <w:b/>
        </w:rPr>
        <w:t>Your friend is about to celebrate a landmark birthday and would welcome suggestions as to how it should be celebrate</w:t>
      </w:r>
    </w:p>
    <w:p w14:paraId="65010B1C" w14:textId="77777777" w:rsidR="006A536B" w:rsidRDefault="006A536B" w:rsidP="006A536B">
      <w:pPr>
        <w:pStyle w:val="ListParagraph"/>
        <w:rPr>
          <w:b/>
        </w:rPr>
      </w:pPr>
      <w:r>
        <w:rPr>
          <w:b/>
        </w:rPr>
        <w:t>Write a letter to your friend. In your letter</w:t>
      </w:r>
    </w:p>
    <w:p w14:paraId="74142455" w14:textId="77777777" w:rsidR="006A536B" w:rsidRDefault="006A536B" w:rsidP="006A536B">
      <w:pPr>
        <w:pStyle w:val="ListParagraph"/>
        <w:numPr>
          <w:ilvl w:val="0"/>
          <w:numId w:val="9"/>
        </w:numPr>
        <w:spacing w:after="160" w:line="259" w:lineRule="auto"/>
        <w:rPr>
          <w:b/>
        </w:rPr>
      </w:pPr>
      <w:r>
        <w:rPr>
          <w:b/>
        </w:rPr>
        <w:lastRenderedPageBreak/>
        <w:t>Say what type of party should be held e.g. themed, fancy dress, black tie event.</w:t>
      </w:r>
    </w:p>
    <w:p w14:paraId="43C2D80D" w14:textId="77777777" w:rsidR="006A536B" w:rsidRDefault="006A536B" w:rsidP="006A536B">
      <w:pPr>
        <w:pStyle w:val="ListParagraph"/>
        <w:numPr>
          <w:ilvl w:val="0"/>
          <w:numId w:val="9"/>
        </w:numPr>
        <w:spacing w:after="160" w:line="259" w:lineRule="auto"/>
        <w:rPr>
          <w:b/>
        </w:rPr>
      </w:pPr>
      <w:r>
        <w:rPr>
          <w:b/>
        </w:rPr>
        <w:t>Suggest a suitable venue</w:t>
      </w:r>
    </w:p>
    <w:p w14:paraId="24E73847" w14:textId="77777777" w:rsidR="006A536B" w:rsidRDefault="006A536B" w:rsidP="006A536B">
      <w:pPr>
        <w:pStyle w:val="ListParagraph"/>
        <w:numPr>
          <w:ilvl w:val="0"/>
          <w:numId w:val="9"/>
        </w:numPr>
        <w:spacing w:after="160" w:line="259" w:lineRule="auto"/>
        <w:rPr>
          <w:b/>
        </w:rPr>
      </w:pPr>
      <w:r>
        <w:rPr>
          <w:b/>
        </w:rPr>
        <w:t xml:space="preserve">Make recommendation as to entertainment e.g. DJ, jazz band </w:t>
      </w:r>
      <w:proofErr w:type="spellStart"/>
      <w:r>
        <w:rPr>
          <w:b/>
        </w:rPr>
        <w:t>etc</w:t>
      </w:r>
      <w:proofErr w:type="spellEnd"/>
    </w:p>
    <w:p w14:paraId="5566AF31" w14:textId="77777777" w:rsidR="006A536B" w:rsidRDefault="006A536B" w:rsidP="006A536B">
      <w:pPr>
        <w:rPr>
          <w:b/>
        </w:rPr>
      </w:pPr>
      <w:r>
        <w:rPr>
          <w:b/>
        </w:rPr>
        <w:t>Answer</w:t>
      </w:r>
    </w:p>
    <w:p w14:paraId="5F5BDBDE" w14:textId="77777777" w:rsidR="006A536B" w:rsidRDefault="006A536B" w:rsidP="006A536B">
      <w:pPr>
        <w:rPr>
          <w:b/>
        </w:rPr>
      </w:pPr>
      <w:r>
        <w:rPr>
          <w:b/>
        </w:rPr>
        <w:t>Dear Evelyn,</w:t>
      </w:r>
    </w:p>
    <w:p w14:paraId="620EB128" w14:textId="77777777" w:rsidR="006A536B" w:rsidRDefault="006A536B" w:rsidP="006A536B">
      <w:pPr>
        <w:rPr>
          <w:b/>
        </w:rPr>
      </w:pPr>
      <w:r>
        <w:rPr>
          <w:b/>
        </w:rPr>
        <w:t>I hope you're doing well, and excited for your sweet 16 birthday next month.</w:t>
      </w:r>
    </w:p>
    <w:p w14:paraId="68AF3FBE" w14:textId="77777777" w:rsidR="006A536B" w:rsidRDefault="006A536B" w:rsidP="006A536B">
      <w:pPr>
        <w:rPr>
          <w:b/>
        </w:rPr>
      </w:pPr>
      <w:r>
        <w:rPr>
          <w:b/>
        </w:rPr>
        <w:t>You should celebrate this special occasion with style, and throw a grand party and enjoy with your friends and family. I would recommend you to held a vampire themed party, as it is very popular among teenagers.</w:t>
      </w:r>
    </w:p>
    <w:p w14:paraId="262D51AA" w14:textId="77777777" w:rsidR="006A536B" w:rsidRDefault="006A536B" w:rsidP="006A536B">
      <w:pPr>
        <w:rPr>
          <w:b/>
        </w:rPr>
      </w:pPr>
      <w:r>
        <w:rPr>
          <w:b/>
        </w:rPr>
        <w:t>Firstly, you need a nice spot for the event and, I know a great place where you can organize the event. It is located by the river, and has a nice lighting arrangement for vampire themes. It also provides wife range of delicious catering services.</w:t>
      </w:r>
    </w:p>
    <w:p w14:paraId="33A2A0FA" w14:textId="77777777" w:rsidR="006A536B" w:rsidRDefault="006A536B" w:rsidP="006A536B">
      <w:pPr>
        <w:rPr>
          <w:b/>
        </w:rPr>
      </w:pPr>
      <w:r>
        <w:rPr>
          <w:b/>
        </w:rPr>
        <w:t xml:space="preserve">Secondly, the music plays an important role in setting up the mood, so I would suggest you to book a live band that would play songs according to our theme. I would </w:t>
      </w:r>
      <w:proofErr w:type="spellStart"/>
      <w:r>
        <w:rPr>
          <w:b/>
        </w:rPr>
        <w:t>advice</w:t>
      </w:r>
      <w:proofErr w:type="spellEnd"/>
      <w:r>
        <w:rPr>
          <w:b/>
        </w:rPr>
        <w:t xml:space="preserve"> you to book Dead Man Fall, they are available on your birthday as I have confirmed with them.</w:t>
      </w:r>
    </w:p>
    <w:p w14:paraId="010675D5" w14:textId="77777777" w:rsidR="006A536B" w:rsidRDefault="006A536B" w:rsidP="006A536B">
      <w:pPr>
        <w:rPr>
          <w:b/>
        </w:rPr>
      </w:pPr>
      <w:r>
        <w:rPr>
          <w:b/>
        </w:rPr>
        <w:t>I hope you will have a memorable birthday. I hope my advice would be of use to you.</w:t>
      </w:r>
    </w:p>
    <w:p w14:paraId="6FE32C24" w14:textId="77777777" w:rsidR="006A536B" w:rsidRDefault="006A536B" w:rsidP="006A536B">
      <w:pPr>
        <w:rPr>
          <w:b/>
        </w:rPr>
      </w:pPr>
      <w:r>
        <w:rPr>
          <w:b/>
        </w:rPr>
        <w:t>Yours sincerely,</w:t>
      </w:r>
    </w:p>
    <w:p w14:paraId="79215105" w14:textId="77777777" w:rsidR="006A536B" w:rsidRDefault="006A536B" w:rsidP="006A536B">
      <w:pPr>
        <w:rPr>
          <w:b/>
        </w:rPr>
      </w:pPr>
    </w:p>
    <w:p w14:paraId="0E2E206F" w14:textId="77777777" w:rsidR="006A536B" w:rsidRDefault="006A536B" w:rsidP="006A536B">
      <w:pPr>
        <w:rPr>
          <w:b/>
        </w:rPr>
      </w:pPr>
    </w:p>
    <w:p w14:paraId="1A9F004B" w14:textId="77777777" w:rsidR="006A536B" w:rsidRDefault="006A536B" w:rsidP="006A536B">
      <w:pPr>
        <w:rPr>
          <w:b/>
        </w:rPr>
      </w:pPr>
    </w:p>
    <w:p w14:paraId="60DAF90A" w14:textId="77777777" w:rsidR="006A536B" w:rsidRDefault="006A536B" w:rsidP="006A536B">
      <w:pPr>
        <w:rPr>
          <w:b/>
        </w:rPr>
      </w:pPr>
    </w:p>
    <w:p w14:paraId="4B90CC86" w14:textId="77777777" w:rsidR="006A536B" w:rsidRDefault="006A536B" w:rsidP="006A536B">
      <w:pPr>
        <w:rPr>
          <w:b/>
        </w:rPr>
      </w:pPr>
    </w:p>
    <w:p w14:paraId="0D030CFF" w14:textId="77777777" w:rsidR="006A536B" w:rsidRDefault="006A536B" w:rsidP="006A536B">
      <w:pPr>
        <w:rPr>
          <w:b/>
        </w:rPr>
      </w:pPr>
    </w:p>
    <w:p w14:paraId="49163DB8" w14:textId="77777777" w:rsidR="006A536B" w:rsidRDefault="006A536B" w:rsidP="006A536B">
      <w:pPr>
        <w:rPr>
          <w:b/>
        </w:rPr>
      </w:pPr>
    </w:p>
    <w:p w14:paraId="754AA6B0" w14:textId="77777777" w:rsidR="006A536B" w:rsidRDefault="006A536B" w:rsidP="006A536B">
      <w:pPr>
        <w:rPr>
          <w:b/>
        </w:rPr>
      </w:pPr>
    </w:p>
    <w:p w14:paraId="4BE9AEE4" w14:textId="77777777" w:rsidR="006A536B" w:rsidRDefault="006A536B" w:rsidP="006A536B">
      <w:pPr>
        <w:rPr>
          <w:b/>
        </w:rPr>
      </w:pPr>
    </w:p>
    <w:p w14:paraId="5EE72B88" w14:textId="77777777" w:rsidR="006A536B" w:rsidRDefault="006A536B" w:rsidP="006A536B">
      <w:pPr>
        <w:rPr>
          <w:ins w:id="87" w:author="Keino" w:date="2018-11-29T21:41:00Z"/>
          <w:b/>
        </w:rPr>
      </w:pPr>
    </w:p>
    <w:p w14:paraId="657DDDEA" w14:textId="77777777" w:rsidR="006A536B" w:rsidRDefault="006A536B" w:rsidP="006A536B">
      <w:pPr>
        <w:rPr>
          <w:b/>
        </w:rPr>
      </w:pPr>
      <w:ins w:id="88" w:author="Keino" w:date="2018-11-29T22:06:00Z">
        <w:r>
          <w:rPr>
            <w:b/>
          </w:rPr>
          <w:t xml:space="preserve">Edited </w:t>
        </w:r>
      </w:ins>
      <w:r>
        <w:rPr>
          <w:b/>
        </w:rPr>
        <w:t>Letter</w:t>
      </w:r>
    </w:p>
    <w:p w14:paraId="28B74E39" w14:textId="77777777" w:rsidR="006A536B" w:rsidRDefault="006A536B" w:rsidP="006A536B">
      <w:pPr>
        <w:pStyle w:val="ListParagraph"/>
        <w:numPr>
          <w:ilvl w:val="0"/>
          <w:numId w:val="8"/>
        </w:numPr>
        <w:spacing w:after="160" w:line="259" w:lineRule="auto"/>
        <w:rPr>
          <w:b/>
        </w:rPr>
      </w:pPr>
      <w:r>
        <w:rPr>
          <w:b/>
        </w:rPr>
        <w:t>Your friend is about to celebrate a landmark birthday and would welcome suggestions as to how it should be celebrate</w:t>
      </w:r>
    </w:p>
    <w:p w14:paraId="1B40AFFC" w14:textId="77777777" w:rsidR="006A536B" w:rsidRDefault="006A536B" w:rsidP="006A536B">
      <w:pPr>
        <w:pStyle w:val="ListParagraph"/>
        <w:rPr>
          <w:b/>
        </w:rPr>
      </w:pPr>
      <w:r>
        <w:rPr>
          <w:b/>
        </w:rPr>
        <w:t>Write a letter to your friend. In your letter</w:t>
      </w:r>
    </w:p>
    <w:p w14:paraId="1BAC10C5" w14:textId="77777777" w:rsidR="006A536B" w:rsidRDefault="006A536B" w:rsidP="006A536B">
      <w:pPr>
        <w:pStyle w:val="ListParagraph"/>
        <w:numPr>
          <w:ilvl w:val="0"/>
          <w:numId w:val="9"/>
        </w:numPr>
        <w:spacing w:after="160" w:line="259" w:lineRule="auto"/>
        <w:rPr>
          <w:b/>
        </w:rPr>
      </w:pPr>
      <w:r>
        <w:rPr>
          <w:b/>
        </w:rPr>
        <w:t>Say what type of party should be held e.g. themed, fancy dress, black tie event.</w:t>
      </w:r>
    </w:p>
    <w:p w14:paraId="330C0E37" w14:textId="77777777" w:rsidR="006A536B" w:rsidRDefault="006A536B" w:rsidP="006A536B">
      <w:pPr>
        <w:pStyle w:val="ListParagraph"/>
        <w:numPr>
          <w:ilvl w:val="0"/>
          <w:numId w:val="9"/>
        </w:numPr>
        <w:spacing w:after="160" w:line="259" w:lineRule="auto"/>
        <w:rPr>
          <w:b/>
        </w:rPr>
      </w:pPr>
      <w:r>
        <w:rPr>
          <w:b/>
        </w:rPr>
        <w:t>Suggest a suitable venue</w:t>
      </w:r>
    </w:p>
    <w:p w14:paraId="708A13BE" w14:textId="77777777" w:rsidR="006A536B" w:rsidRDefault="006A536B" w:rsidP="006A536B">
      <w:pPr>
        <w:pStyle w:val="ListParagraph"/>
        <w:numPr>
          <w:ilvl w:val="0"/>
          <w:numId w:val="9"/>
        </w:numPr>
        <w:spacing w:after="160" w:line="259" w:lineRule="auto"/>
        <w:rPr>
          <w:b/>
        </w:rPr>
      </w:pPr>
      <w:r>
        <w:rPr>
          <w:b/>
        </w:rPr>
        <w:t xml:space="preserve">Make recommendation as to entertainment e.g. DJ, jazz band </w:t>
      </w:r>
      <w:proofErr w:type="spellStart"/>
      <w:r>
        <w:rPr>
          <w:b/>
        </w:rPr>
        <w:t>etc</w:t>
      </w:r>
      <w:proofErr w:type="spellEnd"/>
    </w:p>
    <w:p w14:paraId="7C244FF7" w14:textId="77777777" w:rsidR="006A536B" w:rsidRDefault="006A536B" w:rsidP="006A536B">
      <w:pPr>
        <w:rPr>
          <w:b/>
        </w:rPr>
      </w:pPr>
      <w:r>
        <w:rPr>
          <w:b/>
        </w:rPr>
        <w:t>Answer</w:t>
      </w:r>
    </w:p>
    <w:p w14:paraId="181C9EF5" w14:textId="77777777" w:rsidR="006A536B" w:rsidRDefault="006A536B" w:rsidP="006A536B">
      <w:pPr>
        <w:rPr>
          <w:b/>
        </w:rPr>
      </w:pPr>
      <w:r>
        <w:rPr>
          <w:b/>
        </w:rPr>
        <w:t>Dear Evelyn,</w:t>
      </w:r>
    </w:p>
    <w:p w14:paraId="1D0AE9F5" w14:textId="77777777" w:rsidR="006A536B" w:rsidRDefault="006A536B" w:rsidP="006A536B">
      <w:pPr>
        <w:rPr>
          <w:b/>
        </w:rPr>
      </w:pPr>
      <w:r>
        <w:rPr>
          <w:b/>
        </w:rPr>
        <w:t xml:space="preserve">I hope you're doing well, and </w:t>
      </w:r>
      <w:ins w:id="89" w:author="Keino" w:date="2018-11-29T21:34:00Z">
        <w:r>
          <w:rPr>
            <w:b/>
          </w:rPr>
          <w:t xml:space="preserve">are </w:t>
        </w:r>
      </w:ins>
      <w:r>
        <w:rPr>
          <w:b/>
        </w:rPr>
        <w:t>excited for your sweet 16 birthday next month</w:t>
      </w:r>
      <w:del w:id="90" w:author="Keino" w:date="2018-11-29T17:29:00Z">
        <w:r w:rsidDel="007B786F">
          <w:rPr>
            <w:b/>
          </w:rPr>
          <w:delText>.</w:delText>
        </w:r>
      </w:del>
      <w:r>
        <w:rPr>
          <w:b/>
        </w:rPr>
        <w:t xml:space="preserve"> You should celebrate this special occasion with style, and throw a grand party </w:t>
      </w:r>
      <w:ins w:id="91" w:author="Keino" w:date="2018-11-29T17:28:00Z">
        <w:r>
          <w:rPr>
            <w:b/>
          </w:rPr>
          <w:t xml:space="preserve">to </w:t>
        </w:r>
      </w:ins>
      <w:del w:id="92" w:author="Keino" w:date="2018-11-29T17:28:00Z">
        <w:r w:rsidDel="007B786F">
          <w:rPr>
            <w:b/>
          </w:rPr>
          <w:delText xml:space="preserve">and </w:delText>
        </w:r>
      </w:del>
      <w:r>
        <w:rPr>
          <w:b/>
        </w:rPr>
        <w:t>enjoy with your friends and family</w:t>
      </w:r>
      <w:ins w:id="93" w:author="Keino" w:date="2018-11-29T17:28:00Z">
        <w:r>
          <w:rPr>
            <w:b/>
          </w:rPr>
          <w:t xml:space="preserve"> (two “and” in a sentence this way is a grammar mistake)</w:t>
        </w:r>
      </w:ins>
      <w:r>
        <w:rPr>
          <w:b/>
        </w:rPr>
        <w:t xml:space="preserve">. </w:t>
      </w:r>
    </w:p>
    <w:p w14:paraId="46BE2462" w14:textId="77777777" w:rsidR="006A536B" w:rsidRDefault="006A536B" w:rsidP="006A536B">
      <w:pPr>
        <w:rPr>
          <w:ins w:id="94" w:author="Keino" w:date="2018-11-29T17:31:00Z"/>
          <w:b/>
        </w:rPr>
      </w:pPr>
      <w:ins w:id="95" w:author="Keino" w:date="2018-11-29T22:00:00Z">
        <w:r>
          <w:rPr>
            <w:b/>
          </w:rPr>
          <w:t xml:space="preserve">Starting with </w:t>
        </w:r>
      </w:ins>
      <w:ins w:id="96" w:author="Keino" w:date="2018-11-29T17:30:00Z">
        <w:r>
          <w:rPr>
            <w:b/>
          </w:rPr>
          <w:t xml:space="preserve">a specific </w:t>
        </w:r>
      </w:ins>
      <w:ins w:id="97" w:author="Keino" w:date="2018-11-29T22:02:00Z">
        <w:r>
          <w:rPr>
            <w:b/>
          </w:rPr>
          <w:t>concept</w:t>
        </w:r>
      </w:ins>
      <w:ins w:id="98" w:author="Keino" w:date="2018-11-29T17:30:00Z">
        <w:r>
          <w:rPr>
            <w:b/>
          </w:rPr>
          <w:t xml:space="preserve">. </w:t>
        </w:r>
      </w:ins>
      <w:r>
        <w:rPr>
          <w:b/>
        </w:rPr>
        <w:t xml:space="preserve">I would recommend </w:t>
      </w:r>
      <w:ins w:id="99" w:author="Keino" w:date="2018-11-29T17:28:00Z">
        <w:r>
          <w:rPr>
            <w:b/>
          </w:rPr>
          <w:t xml:space="preserve">that </w:t>
        </w:r>
      </w:ins>
      <w:r>
        <w:rPr>
          <w:b/>
        </w:rPr>
        <w:t>you to h</w:t>
      </w:r>
      <w:ins w:id="100" w:author="Keino" w:date="2018-11-29T17:28:00Z">
        <w:r>
          <w:rPr>
            <w:b/>
          </w:rPr>
          <w:t>old</w:t>
        </w:r>
      </w:ins>
      <w:del w:id="101" w:author="Keino" w:date="2018-11-29T17:28:00Z">
        <w:r w:rsidDel="007B786F">
          <w:rPr>
            <w:b/>
          </w:rPr>
          <w:delText>eld</w:delText>
        </w:r>
      </w:del>
      <w:r>
        <w:rPr>
          <w:b/>
        </w:rPr>
        <w:t xml:space="preserve"> a vampire themed party, as </w:t>
      </w:r>
      <w:ins w:id="102" w:author="Keino" w:date="2018-11-29T22:00:00Z">
        <w:r>
          <w:rPr>
            <w:b/>
          </w:rPr>
          <w:t xml:space="preserve">they are </w:t>
        </w:r>
      </w:ins>
      <w:del w:id="103" w:author="Keino" w:date="2018-11-29T22:00:00Z">
        <w:r w:rsidDel="00360104">
          <w:rPr>
            <w:b/>
          </w:rPr>
          <w:delText>it</w:delText>
        </w:r>
      </w:del>
      <w:del w:id="104" w:author="Keino" w:date="2018-11-29T21:34:00Z">
        <w:r w:rsidDel="009C16B0">
          <w:rPr>
            <w:b/>
          </w:rPr>
          <w:delText xml:space="preserve"> is</w:delText>
        </w:r>
      </w:del>
      <w:r>
        <w:rPr>
          <w:b/>
        </w:rPr>
        <w:t xml:space="preserve"> very popular among teenagers.</w:t>
      </w:r>
      <w:ins w:id="105" w:author="Keino" w:date="2018-11-29T17:29:00Z">
        <w:r>
          <w:rPr>
            <w:b/>
          </w:rPr>
          <w:t xml:space="preserve"> </w:t>
        </w:r>
      </w:ins>
      <w:ins w:id="106" w:author="Keino" w:date="2018-11-29T17:30:00Z">
        <w:r>
          <w:rPr>
            <w:b/>
          </w:rPr>
          <w:t xml:space="preserve">This </w:t>
        </w:r>
      </w:ins>
      <w:ins w:id="107" w:author="Keino" w:date="2018-11-29T22:02:00Z">
        <w:r>
          <w:rPr>
            <w:b/>
          </w:rPr>
          <w:t xml:space="preserve">darkly </w:t>
        </w:r>
      </w:ins>
      <w:ins w:id="108" w:author="Keino" w:date="2018-11-29T17:30:00Z">
        <w:r>
          <w:rPr>
            <w:b/>
          </w:rPr>
          <w:t>popular theme wi</w:t>
        </w:r>
      </w:ins>
      <w:ins w:id="109" w:author="Keino" w:date="2018-11-29T17:31:00Z">
        <w:r>
          <w:rPr>
            <w:b/>
          </w:rPr>
          <w:t xml:space="preserve">ll absolutely guarantee that everyone will have a blast because </w:t>
        </w:r>
      </w:ins>
      <w:ins w:id="110" w:author="Keino" w:date="2018-11-29T21:56:00Z">
        <w:r>
          <w:rPr>
            <w:b/>
          </w:rPr>
          <w:t>today’s youth</w:t>
        </w:r>
      </w:ins>
      <w:ins w:id="111" w:author="Keino" w:date="2018-11-29T17:31:00Z">
        <w:r>
          <w:rPr>
            <w:b/>
          </w:rPr>
          <w:t xml:space="preserve"> love costume</w:t>
        </w:r>
      </w:ins>
      <w:ins w:id="112" w:author="Keino" w:date="2018-11-29T21:34:00Z">
        <w:r>
          <w:rPr>
            <w:b/>
          </w:rPr>
          <w:t xml:space="preserve"> </w:t>
        </w:r>
      </w:ins>
      <w:ins w:id="113" w:author="Keino" w:date="2018-11-29T22:02:00Z">
        <w:r>
          <w:rPr>
            <w:b/>
          </w:rPr>
          <w:t>centered</w:t>
        </w:r>
      </w:ins>
      <w:ins w:id="114" w:author="Keino" w:date="2018-11-29T21:34:00Z">
        <w:r>
          <w:rPr>
            <w:b/>
          </w:rPr>
          <w:t xml:space="preserve"> parties</w:t>
        </w:r>
      </w:ins>
      <w:ins w:id="115" w:author="Keino" w:date="2018-11-29T17:31:00Z">
        <w:r>
          <w:rPr>
            <w:b/>
          </w:rPr>
          <w:t xml:space="preserve">. </w:t>
        </w:r>
      </w:ins>
    </w:p>
    <w:p w14:paraId="0786AF47" w14:textId="77777777" w:rsidR="006A536B" w:rsidRDefault="006A536B" w:rsidP="006A536B">
      <w:pPr>
        <w:rPr>
          <w:b/>
        </w:rPr>
      </w:pPr>
      <w:ins w:id="116" w:author="Keino" w:date="2018-11-29T17:31:00Z">
        <w:r>
          <w:rPr>
            <w:b/>
          </w:rPr>
          <w:t>(</w:t>
        </w:r>
      </w:ins>
      <w:ins w:id="117" w:author="Keino" w:date="2018-11-29T17:29:00Z">
        <w:r>
          <w:rPr>
            <w:b/>
          </w:rPr>
          <w:t>You only gave one sentence that actually talks about the controlling idea of this point “theme”</w:t>
        </w:r>
      </w:ins>
      <w:ins w:id="118" w:author="Keino" w:date="2018-11-29T17:31:00Z">
        <w:r>
          <w:rPr>
            <w:b/>
          </w:rPr>
          <w:t>)</w:t>
        </w:r>
      </w:ins>
    </w:p>
    <w:p w14:paraId="54FEEAF1" w14:textId="77777777" w:rsidR="006A536B" w:rsidRDefault="006A536B" w:rsidP="006A536B">
      <w:pPr>
        <w:rPr>
          <w:b/>
        </w:rPr>
      </w:pPr>
      <w:del w:id="119" w:author="Keino" w:date="2018-11-29T17:32:00Z">
        <w:r w:rsidDel="007B786F">
          <w:rPr>
            <w:b/>
          </w:rPr>
          <w:delText>Firstly</w:delText>
        </w:r>
      </w:del>
      <w:ins w:id="120" w:author="Keino" w:date="2018-11-29T17:32:00Z">
        <w:r>
          <w:rPr>
            <w:b/>
          </w:rPr>
          <w:t xml:space="preserve"> (This is not the first controlling idea)</w:t>
        </w:r>
      </w:ins>
      <w:r>
        <w:rPr>
          <w:b/>
        </w:rPr>
        <w:t xml:space="preserve">, </w:t>
      </w:r>
      <w:ins w:id="121" w:author="Keino" w:date="2018-11-29T17:32:00Z">
        <w:r>
          <w:rPr>
            <w:b/>
          </w:rPr>
          <w:t xml:space="preserve">After considering the theme, you should definitely think about </w:t>
        </w:r>
      </w:ins>
      <w:del w:id="122" w:author="Keino" w:date="2018-11-29T17:33:00Z">
        <w:r w:rsidDel="007B786F">
          <w:rPr>
            <w:b/>
          </w:rPr>
          <w:delText xml:space="preserve">you need </w:delText>
        </w:r>
      </w:del>
      <w:r>
        <w:rPr>
          <w:b/>
        </w:rPr>
        <w:t>a nice spot for the event</w:t>
      </w:r>
      <w:ins w:id="123" w:author="Keino" w:date="2018-11-29T17:33:00Z">
        <w:r>
          <w:rPr>
            <w:b/>
          </w:rPr>
          <w:t>.</w:t>
        </w:r>
      </w:ins>
      <w:r>
        <w:rPr>
          <w:b/>
        </w:rPr>
        <w:t xml:space="preserve"> </w:t>
      </w:r>
      <w:del w:id="124" w:author="Keino" w:date="2018-11-29T17:33:00Z">
        <w:r w:rsidDel="007B786F">
          <w:rPr>
            <w:b/>
          </w:rPr>
          <w:delText xml:space="preserve">and, </w:delText>
        </w:r>
      </w:del>
      <w:r>
        <w:rPr>
          <w:b/>
        </w:rPr>
        <w:t xml:space="preserve">I know a great place where you can </w:t>
      </w:r>
      <w:r>
        <w:rPr>
          <w:b/>
        </w:rPr>
        <w:lastRenderedPageBreak/>
        <w:t>organize the event</w:t>
      </w:r>
      <w:ins w:id="125" w:author="Keino" w:date="2018-11-29T21:35:00Z">
        <w:r>
          <w:rPr>
            <w:b/>
          </w:rPr>
          <w:t>;</w:t>
        </w:r>
      </w:ins>
      <w:ins w:id="126" w:author="Keino" w:date="2018-11-29T17:33:00Z">
        <w:r>
          <w:rPr>
            <w:b/>
          </w:rPr>
          <w:t xml:space="preserve">  </w:t>
        </w:r>
      </w:ins>
      <w:del w:id="127" w:author="Keino" w:date="2018-11-29T17:33:00Z">
        <w:r w:rsidDel="007B786F">
          <w:rPr>
            <w:b/>
          </w:rPr>
          <w:delText>.</w:delText>
        </w:r>
      </w:del>
      <w:r>
        <w:rPr>
          <w:b/>
        </w:rPr>
        <w:t xml:space="preserve"> </w:t>
      </w:r>
      <w:del w:id="128" w:author="Keino" w:date="2018-11-29T17:33:00Z">
        <w:r w:rsidDel="007B786F">
          <w:rPr>
            <w:b/>
          </w:rPr>
          <w:delText>It</w:delText>
        </w:r>
      </w:del>
      <w:ins w:id="129" w:author="Keino" w:date="2018-11-29T21:35:00Z">
        <w:r>
          <w:rPr>
            <w:b/>
          </w:rPr>
          <w:t xml:space="preserve"> it</w:t>
        </w:r>
      </w:ins>
      <w:del w:id="130" w:author="Keino" w:date="2018-11-29T17:33:00Z">
        <w:r w:rsidDel="007B786F">
          <w:rPr>
            <w:b/>
          </w:rPr>
          <w:delText xml:space="preserve"> </w:delText>
        </w:r>
      </w:del>
      <w:r>
        <w:rPr>
          <w:b/>
        </w:rPr>
        <w:t xml:space="preserve">is located by the river, and has a nice lighting arrangement for vampire themes. </w:t>
      </w:r>
      <w:ins w:id="131" w:author="Keino" w:date="2018-11-29T17:33:00Z">
        <w:r>
          <w:rPr>
            <w:b/>
          </w:rPr>
          <w:t xml:space="preserve">Even more so, </w:t>
        </w:r>
      </w:ins>
      <w:proofErr w:type="gramStart"/>
      <w:r>
        <w:rPr>
          <w:b/>
        </w:rPr>
        <w:t>It</w:t>
      </w:r>
      <w:proofErr w:type="gramEnd"/>
      <w:r>
        <w:rPr>
          <w:b/>
        </w:rPr>
        <w:t xml:space="preserve"> also provides </w:t>
      </w:r>
      <w:ins w:id="132" w:author="Keino" w:date="2018-11-29T17:33:00Z">
        <w:r>
          <w:rPr>
            <w:b/>
          </w:rPr>
          <w:t xml:space="preserve">a </w:t>
        </w:r>
      </w:ins>
      <w:r>
        <w:rPr>
          <w:b/>
        </w:rPr>
        <w:t>wi</w:t>
      </w:r>
      <w:ins w:id="133" w:author="Keino" w:date="2018-11-29T17:33:00Z">
        <w:r>
          <w:rPr>
            <w:b/>
          </w:rPr>
          <w:t>d</w:t>
        </w:r>
      </w:ins>
      <w:del w:id="134" w:author="Keino" w:date="2018-11-29T17:33:00Z">
        <w:r w:rsidDel="007B786F">
          <w:rPr>
            <w:b/>
          </w:rPr>
          <w:delText>f</w:delText>
        </w:r>
      </w:del>
      <w:r>
        <w:rPr>
          <w:b/>
        </w:rPr>
        <w:t>e range of delicious catering services</w:t>
      </w:r>
      <w:ins w:id="135" w:author="Keino" w:date="2018-11-29T21:36:00Z">
        <w:r>
          <w:rPr>
            <w:b/>
          </w:rPr>
          <w:t xml:space="preserve"> that connect to the party theme</w:t>
        </w:r>
      </w:ins>
      <w:r>
        <w:rPr>
          <w:b/>
        </w:rPr>
        <w:t>.</w:t>
      </w:r>
    </w:p>
    <w:p w14:paraId="52880993" w14:textId="77777777" w:rsidR="006A536B" w:rsidRDefault="006A536B" w:rsidP="006A536B">
      <w:pPr>
        <w:rPr>
          <w:b/>
        </w:rPr>
      </w:pPr>
      <w:ins w:id="136" w:author="Keino" w:date="2018-11-29T17:35:00Z">
        <w:r>
          <w:rPr>
            <w:b/>
          </w:rPr>
          <w:t xml:space="preserve">With theme and location out of the way, let’s talk about </w:t>
        </w:r>
      </w:ins>
      <w:ins w:id="137" w:author="Keino" w:date="2018-11-29T21:50:00Z">
        <w:r>
          <w:rPr>
            <w:b/>
          </w:rPr>
          <w:t xml:space="preserve">musical </w:t>
        </w:r>
      </w:ins>
      <w:ins w:id="138" w:author="Keino" w:date="2018-11-29T17:36:00Z">
        <w:r>
          <w:rPr>
            <w:b/>
          </w:rPr>
          <w:t>entertainment</w:t>
        </w:r>
      </w:ins>
      <w:ins w:id="139" w:author="Keino" w:date="2018-11-29T21:50:00Z">
        <w:r>
          <w:rPr>
            <w:b/>
          </w:rPr>
          <w:t xml:space="preserve">, which </w:t>
        </w:r>
      </w:ins>
      <w:ins w:id="140" w:author="Keino" w:date="2018-11-29T17:36:00Z">
        <w:r>
          <w:rPr>
            <w:b/>
          </w:rPr>
          <w:t xml:space="preserve"> </w:t>
        </w:r>
      </w:ins>
      <w:del w:id="141" w:author="Keino" w:date="2018-11-29T17:35:00Z">
        <w:r w:rsidDel="007B786F">
          <w:rPr>
            <w:b/>
          </w:rPr>
          <w:delText>Secondly</w:delText>
        </w:r>
      </w:del>
      <w:r>
        <w:rPr>
          <w:b/>
        </w:rPr>
        <w:t xml:space="preserve">, </w:t>
      </w:r>
      <w:del w:id="142" w:author="Keino" w:date="2018-11-29T17:36:00Z">
        <w:r w:rsidDel="007B786F">
          <w:rPr>
            <w:b/>
          </w:rPr>
          <w:delText>the m</w:delText>
        </w:r>
      </w:del>
      <w:ins w:id="143" w:author="Keino" w:date="2018-11-29T17:36:00Z">
        <w:r>
          <w:rPr>
            <w:b/>
          </w:rPr>
          <w:t xml:space="preserve"> </w:t>
        </w:r>
      </w:ins>
      <w:ins w:id="144" w:author="Keino" w:date="2018-11-29T21:50:00Z">
        <w:r>
          <w:rPr>
            <w:b/>
          </w:rPr>
          <w:t>y</w:t>
        </w:r>
      </w:ins>
      <w:ins w:id="145" w:author="Keino" w:date="2018-11-29T17:36:00Z">
        <w:r>
          <w:rPr>
            <w:b/>
          </w:rPr>
          <w:t>ou know</w:t>
        </w:r>
      </w:ins>
      <w:ins w:id="146" w:author="Keino" w:date="2018-11-29T21:50:00Z">
        <w:r>
          <w:rPr>
            <w:b/>
          </w:rPr>
          <w:t xml:space="preserve"> </w:t>
        </w:r>
      </w:ins>
      <w:ins w:id="147" w:author="Keino" w:date="2018-11-29T17:36:00Z">
        <w:r>
          <w:rPr>
            <w:b/>
          </w:rPr>
          <w:t xml:space="preserve">I am head over heels about </w:t>
        </w:r>
      </w:ins>
      <w:del w:id="148" w:author="Keino" w:date="2018-11-29T21:50:00Z">
        <w:r w:rsidDel="00360104">
          <w:rPr>
            <w:b/>
          </w:rPr>
          <w:delText xml:space="preserve">usic </w:delText>
        </w:r>
      </w:del>
      <w:ins w:id="149" w:author="Keino" w:date="2018-11-29T17:36:00Z">
        <w:r>
          <w:rPr>
            <w:b/>
          </w:rPr>
          <w:t xml:space="preserve">since </w:t>
        </w:r>
      </w:ins>
      <w:ins w:id="150" w:author="Keino" w:date="2018-11-29T21:58:00Z">
        <w:r>
          <w:rPr>
            <w:b/>
          </w:rPr>
          <w:t>it</w:t>
        </w:r>
      </w:ins>
      <w:ins w:id="151" w:author="Keino" w:date="2018-11-29T21:50:00Z">
        <w:r>
          <w:rPr>
            <w:b/>
          </w:rPr>
          <w:t xml:space="preserve"> </w:t>
        </w:r>
      </w:ins>
      <w:r>
        <w:rPr>
          <w:b/>
        </w:rPr>
        <w:t xml:space="preserve">plays an important role in setting </w:t>
      </w:r>
      <w:del w:id="152" w:author="Keino" w:date="2018-11-29T21:51:00Z">
        <w:r w:rsidDel="00360104">
          <w:rPr>
            <w:b/>
          </w:rPr>
          <w:delText xml:space="preserve">up </w:delText>
        </w:r>
      </w:del>
      <w:r>
        <w:rPr>
          <w:b/>
        </w:rPr>
        <w:t xml:space="preserve">the </w:t>
      </w:r>
      <w:ins w:id="153" w:author="Keino" w:date="2018-11-29T21:51:00Z">
        <w:r>
          <w:rPr>
            <w:b/>
          </w:rPr>
          <w:t xml:space="preserve">party </w:t>
        </w:r>
      </w:ins>
      <w:r>
        <w:rPr>
          <w:b/>
        </w:rPr>
        <w:t>mood</w:t>
      </w:r>
      <w:ins w:id="154" w:author="Keino" w:date="2018-11-29T21:51:00Z">
        <w:r>
          <w:rPr>
            <w:b/>
          </w:rPr>
          <w:t>.</w:t>
        </w:r>
      </w:ins>
      <w:del w:id="155" w:author="Keino" w:date="2018-11-29T21:51:00Z">
        <w:r w:rsidDel="00360104">
          <w:rPr>
            <w:b/>
          </w:rPr>
          <w:delText>,</w:delText>
        </w:r>
      </w:del>
      <w:r>
        <w:rPr>
          <w:b/>
        </w:rPr>
        <w:t xml:space="preserve"> </w:t>
      </w:r>
      <w:del w:id="156" w:author="Keino" w:date="2018-11-29T21:51:00Z">
        <w:r w:rsidDel="00360104">
          <w:rPr>
            <w:b/>
          </w:rPr>
          <w:delText xml:space="preserve">so </w:delText>
        </w:r>
      </w:del>
      <w:r>
        <w:rPr>
          <w:b/>
        </w:rPr>
        <w:t xml:space="preserve">I would suggest </w:t>
      </w:r>
      <w:ins w:id="157" w:author="Keino" w:date="2018-11-29T17:40:00Z">
        <w:r>
          <w:rPr>
            <w:b/>
          </w:rPr>
          <w:t>tha</w:t>
        </w:r>
      </w:ins>
      <w:ins w:id="158" w:author="Keino" w:date="2018-11-29T17:41:00Z">
        <w:r>
          <w:rPr>
            <w:b/>
          </w:rPr>
          <w:t xml:space="preserve">t </w:t>
        </w:r>
      </w:ins>
      <w:r>
        <w:rPr>
          <w:b/>
        </w:rPr>
        <w:t xml:space="preserve">you </w:t>
      </w:r>
      <w:del w:id="159" w:author="Keino" w:date="2018-11-29T17:40:00Z">
        <w:r w:rsidDel="00831B6A">
          <w:rPr>
            <w:b/>
          </w:rPr>
          <w:delText xml:space="preserve">to </w:delText>
        </w:r>
      </w:del>
      <w:del w:id="160" w:author="Keino" w:date="2018-11-29T21:52:00Z">
        <w:r w:rsidDel="00360104">
          <w:rPr>
            <w:b/>
          </w:rPr>
          <w:delText xml:space="preserve">book a live band that </w:delText>
        </w:r>
      </w:del>
      <w:del w:id="161" w:author="Keino" w:date="2018-11-29T21:51:00Z">
        <w:r w:rsidDel="00360104">
          <w:rPr>
            <w:b/>
          </w:rPr>
          <w:delText>would play songs according to our theme. I would advi</w:delText>
        </w:r>
      </w:del>
      <w:del w:id="162" w:author="Keino" w:date="2018-11-29T17:34:00Z">
        <w:r w:rsidDel="007B786F">
          <w:rPr>
            <w:b/>
          </w:rPr>
          <w:delText>ce</w:delText>
        </w:r>
      </w:del>
      <w:del w:id="163" w:author="Keino" w:date="2018-11-29T21:51:00Z">
        <w:r w:rsidDel="00360104">
          <w:rPr>
            <w:b/>
          </w:rPr>
          <w:delText xml:space="preserve"> you to book</w:delText>
        </w:r>
      </w:del>
      <w:ins w:id="164" w:author="Keino" w:date="2018-11-29T21:51:00Z">
        <w:r>
          <w:rPr>
            <w:b/>
          </w:rPr>
          <w:t xml:space="preserve"> </w:t>
        </w:r>
      </w:ins>
      <w:r>
        <w:rPr>
          <w:b/>
        </w:rPr>
        <w:t xml:space="preserve"> </w:t>
      </w:r>
      <w:ins w:id="165" w:author="Keino" w:date="2018-11-29T21:38:00Z">
        <w:r>
          <w:rPr>
            <w:b/>
          </w:rPr>
          <w:t xml:space="preserve">legendary theme party band </w:t>
        </w:r>
      </w:ins>
      <w:r>
        <w:rPr>
          <w:b/>
        </w:rPr>
        <w:t xml:space="preserve">Dead Man Fall, </w:t>
      </w:r>
      <w:ins w:id="166" w:author="Keino" w:date="2018-11-29T17:34:00Z">
        <w:r>
          <w:rPr>
            <w:b/>
          </w:rPr>
          <w:t xml:space="preserve">as </w:t>
        </w:r>
      </w:ins>
      <w:r>
        <w:rPr>
          <w:b/>
        </w:rPr>
        <w:t>they are available on your birthday</w:t>
      </w:r>
      <w:ins w:id="167" w:author="Keino" w:date="2018-11-29T21:38:00Z">
        <w:r>
          <w:rPr>
            <w:b/>
          </w:rPr>
          <w:t>.</w:t>
        </w:r>
      </w:ins>
      <w:r>
        <w:rPr>
          <w:b/>
        </w:rPr>
        <w:t xml:space="preserve"> </w:t>
      </w:r>
      <w:del w:id="168" w:author="Keino" w:date="2018-11-29T21:38:00Z">
        <w:r w:rsidDel="009C16B0">
          <w:rPr>
            <w:b/>
          </w:rPr>
          <w:delText>as I have</w:delText>
        </w:r>
      </w:del>
      <w:del w:id="169" w:author="Keino" w:date="2018-11-29T21:37:00Z">
        <w:r w:rsidDel="009C16B0">
          <w:rPr>
            <w:b/>
          </w:rPr>
          <w:delText xml:space="preserve"> confirmed with them</w:delText>
        </w:r>
      </w:del>
      <w:r>
        <w:rPr>
          <w:b/>
        </w:rPr>
        <w:t>.</w:t>
      </w:r>
      <w:ins w:id="170" w:author="Keino" w:date="2018-11-29T17:34:00Z">
        <w:r>
          <w:rPr>
            <w:b/>
          </w:rPr>
          <w:t xml:space="preserve"> How are you going to advise someone to book something that you say you have already booked.</w:t>
        </w:r>
      </w:ins>
    </w:p>
    <w:p w14:paraId="47E42711" w14:textId="77777777" w:rsidR="006A536B" w:rsidRDefault="006A536B" w:rsidP="006A536B">
      <w:pPr>
        <w:rPr>
          <w:b/>
        </w:rPr>
      </w:pPr>
      <w:r>
        <w:rPr>
          <w:b/>
        </w:rPr>
        <w:t>I hope you will have a memorable birthday. I hope my advice w</w:t>
      </w:r>
      <w:ins w:id="171" w:author="Keino" w:date="2018-11-29T17:41:00Z">
        <w:r>
          <w:rPr>
            <w:b/>
          </w:rPr>
          <w:t>ill</w:t>
        </w:r>
      </w:ins>
      <w:del w:id="172" w:author="Keino" w:date="2018-11-29T17:41:00Z">
        <w:r w:rsidDel="00831B6A">
          <w:rPr>
            <w:b/>
          </w:rPr>
          <w:delText>ould</w:delText>
        </w:r>
      </w:del>
      <w:r>
        <w:rPr>
          <w:b/>
        </w:rPr>
        <w:t xml:space="preserve"> be of use to you.</w:t>
      </w:r>
    </w:p>
    <w:p w14:paraId="16BB88C7" w14:textId="77777777" w:rsidR="006A536B" w:rsidRDefault="006A536B" w:rsidP="006A536B">
      <w:pPr>
        <w:rPr>
          <w:b/>
        </w:rPr>
      </w:pPr>
      <w:r>
        <w:rPr>
          <w:b/>
        </w:rPr>
        <w:t>Yours sincerely,</w:t>
      </w:r>
    </w:p>
    <w:p w14:paraId="337AE65A" w14:textId="77777777" w:rsidR="006A536B" w:rsidRDefault="006A536B" w:rsidP="006A536B">
      <w:pPr>
        <w:rPr>
          <w:ins w:id="173" w:author="Keino" w:date="2018-11-29T22:06:00Z"/>
        </w:rPr>
      </w:pPr>
      <w:ins w:id="174" w:author="Keino" w:date="2018-11-29T22:05:00Z">
        <w:r>
          <w:t>Johnny</w:t>
        </w:r>
      </w:ins>
    </w:p>
    <w:p w14:paraId="0CE3DD0C" w14:textId="77777777" w:rsidR="006A536B" w:rsidRDefault="006A536B" w:rsidP="006A536B">
      <w:pPr>
        <w:rPr>
          <w:ins w:id="175" w:author="Keino" w:date="2018-11-29T22:06:00Z"/>
        </w:rPr>
      </w:pPr>
    </w:p>
    <w:p w14:paraId="1CA3BA60" w14:textId="77777777" w:rsidR="006A536B" w:rsidRDefault="006A536B" w:rsidP="006A536B">
      <w:pPr>
        <w:rPr>
          <w:ins w:id="176" w:author="Keino" w:date="2018-11-29T22:06:00Z"/>
        </w:rPr>
      </w:pPr>
    </w:p>
    <w:p w14:paraId="5031C460" w14:textId="77777777" w:rsidR="006A536B" w:rsidRDefault="006A536B" w:rsidP="006A536B">
      <w:pPr>
        <w:rPr>
          <w:ins w:id="177" w:author="Keino" w:date="2018-11-29T22:06:00Z"/>
        </w:rPr>
      </w:pPr>
    </w:p>
    <w:p w14:paraId="20476600" w14:textId="77777777" w:rsidR="006A536B" w:rsidRDefault="006A536B" w:rsidP="006A536B">
      <w:pPr>
        <w:rPr>
          <w:ins w:id="178" w:author="Keino" w:date="2018-11-29T22:06:00Z"/>
        </w:rPr>
      </w:pPr>
    </w:p>
    <w:p w14:paraId="6E20E0A5" w14:textId="77777777" w:rsidR="006A536B" w:rsidRDefault="006A536B" w:rsidP="006A536B">
      <w:pPr>
        <w:rPr>
          <w:ins w:id="179" w:author="Keino" w:date="2018-11-29T22:06:00Z"/>
        </w:rPr>
      </w:pPr>
    </w:p>
    <w:p w14:paraId="7E570130" w14:textId="77777777" w:rsidR="006A536B" w:rsidRDefault="006A536B" w:rsidP="006A536B">
      <w:pPr>
        <w:rPr>
          <w:ins w:id="180" w:author="Keino" w:date="2018-11-29T22:06:00Z"/>
        </w:rPr>
      </w:pPr>
    </w:p>
    <w:p w14:paraId="6AD59A54" w14:textId="77777777" w:rsidR="006A536B" w:rsidRPr="009030A5" w:rsidRDefault="006A536B" w:rsidP="006A536B">
      <w:pPr>
        <w:rPr>
          <w:b/>
          <w:u w:val="single"/>
        </w:rPr>
      </w:pPr>
      <w:r w:rsidRPr="009030A5">
        <w:rPr>
          <w:b/>
          <w:u w:val="single"/>
        </w:rPr>
        <w:t>Revised Letter with Changes</w:t>
      </w:r>
    </w:p>
    <w:p w14:paraId="1F8E6727" w14:textId="77777777" w:rsidR="006A536B" w:rsidRDefault="006A536B" w:rsidP="006A536B">
      <w:pPr>
        <w:pStyle w:val="ListParagraph"/>
        <w:numPr>
          <w:ilvl w:val="0"/>
          <w:numId w:val="8"/>
        </w:numPr>
        <w:spacing w:after="160" w:line="259" w:lineRule="auto"/>
        <w:rPr>
          <w:b/>
        </w:rPr>
      </w:pPr>
      <w:r>
        <w:rPr>
          <w:b/>
        </w:rPr>
        <w:t>Your friend is about to celebrate a landmark birthday and would welcome suggestions as to how it should be celebrate</w:t>
      </w:r>
    </w:p>
    <w:p w14:paraId="35180688" w14:textId="77777777" w:rsidR="006A536B" w:rsidRDefault="006A536B" w:rsidP="006A536B">
      <w:pPr>
        <w:pStyle w:val="ListParagraph"/>
        <w:rPr>
          <w:b/>
        </w:rPr>
      </w:pPr>
      <w:r>
        <w:rPr>
          <w:b/>
        </w:rPr>
        <w:t>Write a letter to your friend. In your letter</w:t>
      </w:r>
    </w:p>
    <w:p w14:paraId="75BF4E31" w14:textId="77777777" w:rsidR="006A536B" w:rsidRDefault="006A536B" w:rsidP="006A536B">
      <w:pPr>
        <w:pStyle w:val="ListParagraph"/>
        <w:numPr>
          <w:ilvl w:val="0"/>
          <w:numId w:val="9"/>
        </w:numPr>
        <w:spacing w:after="160" w:line="259" w:lineRule="auto"/>
        <w:rPr>
          <w:b/>
        </w:rPr>
      </w:pPr>
      <w:r>
        <w:rPr>
          <w:b/>
        </w:rPr>
        <w:t>Say what type of party should be held e.g. themed, fancy dress, black tie event.</w:t>
      </w:r>
    </w:p>
    <w:p w14:paraId="4727B63F" w14:textId="77777777" w:rsidR="006A536B" w:rsidRDefault="006A536B" w:rsidP="006A536B">
      <w:pPr>
        <w:pStyle w:val="ListParagraph"/>
        <w:numPr>
          <w:ilvl w:val="0"/>
          <w:numId w:val="9"/>
        </w:numPr>
        <w:spacing w:after="160" w:line="259" w:lineRule="auto"/>
        <w:rPr>
          <w:b/>
        </w:rPr>
      </w:pPr>
      <w:r>
        <w:rPr>
          <w:b/>
        </w:rPr>
        <w:t>Suggest a suitable venue</w:t>
      </w:r>
    </w:p>
    <w:p w14:paraId="59875FE2" w14:textId="77777777" w:rsidR="006A536B" w:rsidRDefault="006A536B" w:rsidP="006A536B">
      <w:pPr>
        <w:pStyle w:val="ListParagraph"/>
        <w:numPr>
          <w:ilvl w:val="0"/>
          <w:numId w:val="9"/>
        </w:numPr>
        <w:spacing w:after="160" w:line="259" w:lineRule="auto"/>
        <w:rPr>
          <w:b/>
        </w:rPr>
      </w:pPr>
      <w:r>
        <w:rPr>
          <w:b/>
        </w:rPr>
        <w:t xml:space="preserve">Make recommendation as to entertainment e.g. DJ, jazz band </w:t>
      </w:r>
      <w:proofErr w:type="spellStart"/>
      <w:r>
        <w:rPr>
          <w:b/>
        </w:rPr>
        <w:t>etc</w:t>
      </w:r>
      <w:proofErr w:type="spellEnd"/>
    </w:p>
    <w:p w14:paraId="39764881" w14:textId="77777777" w:rsidR="006A536B" w:rsidRDefault="006A536B" w:rsidP="006A536B">
      <w:pPr>
        <w:rPr>
          <w:b/>
        </w:rPr>
      </w:pPr>
      <w:r>
        <w:rPr>
          <w:b/>
        </w:rPr>
        <w:t>Answer</w:t>
      </w:r>
    </w:p>
    <w:p w14:paraId="09C849D1" w14:textId="77777777" w:rsidR="006A536B" w:rsidRDefault="006A536B" w:rsidP="006A536B">
      <w:pPr>
        <w:rPr>
          <w:b/>
        </w:rPr>
      </w:pPr>
      <w:r>
        <w:rPr>
          <w:b/>
        </w:rPr>
        <w:lastRenderedPageBreak/>
        <w:t>Dear Evelyn,</w:t>
      </w:r>
    </w:p>
    <w:p w14:paraId="63C49F4E" w14:textId="77777777" w:rsidR="006A536B" w:rsidRDefault="006A536B" w:rsidP="006A536B">
      <w:pPr>
        <w:rPr>
          <w:b/>
        </w:rPr>
      </w:pPr>
      <w:r>
        <w:rPr>
          <w:b/>
        </w:rPr>
        <w:t xml:space="preserve">I hope you're doing well, and are excited for your sweet 16 birthday next month. You should celebrate this special occasion with style, and throw a grand party to enjoy with your friends and family. </w:t>
      </w:r>
    </w:p>
    <w:p w14:paraId="09205F03" w14:textId="77777777" w:rsidR="006A536B" w:rsidRDefault="006A536B" w:rsidP="006A536B">
      <w:pPr>
        <w:rPr>
          <w:b/>
        </w:rPr>
      </w:pPr>
      <w:r>
        <w:rPr>
          <w:b/>
        </w:rPr>
        <w:t xml:space="preserve">Starting with a specific concept, I would recommend that you to hold a vampire themed party, as they are very popular among teenagers. This darkly popular theme will absolutely guarantee that everyone will have a blast because today’s youth die for costume centered parties. </w:t>
      </w:r>
    </w:p>
    <w:p w14:paraId="39E9AA3E" w14:textId="77777777" w:rsidR="006A536B" w:rsidRDefault="006A536B" w:rsidP="006A536B">
      <w:pPr>
        <w:rPr>
          <w:b/>
        </w:rPr>
      </w:pPr>
      <w:r>
        <w:rPr>
          <w:b/>
        </w:rPr>
        <w:t>After considering the theme, you should definitely think about a nice spot for the event. I know a great place where you can organize the event; it is located by the river, and has a nice lighting arrangement for vampire themes. As an added bonus, the site also provides a wide range of delicious catering services that connect to a ghastly party theme.</w:t>
      </w:r>
    </w:p>
    <w:p w14:paraId="5434D02F" w14:textId="77777777" w:rsidR="006A536B" w:rsidRDefault="006A536B" w:rsidP="006A536B">
      <w:pPr>
        <w:rPr>
          <w:b/>
        </w:rPr>
      </w:pPr>
      <w:r>
        <w:rPr>
          <w:b/>
        </w:rPr>
        <w:t xml:space="preserve">With theme and location out of the way, let’s talk about musical entertainment, which you know I am head over heels about since it plays an important role in setting the party mood. I would suggest that you book legendary theme party band Dead Man Fall, as they are available on your birthday, and will wear vampire outfits. </w:t>
      </w:r>
    </w:p>
    <w:p w14:paraId="092375BE" w14:textId="77777777" w:rsidR="006A536B" w:rsidRDefault="006A536B" w:rsidP="006A536B">
      <w:pPr>
        <w:rPr>
          <w:b/>
        </w:rPr>
      </w:pPr>
      <w:r>
        <w:rPr>
          <w:b/>
        </w:rPr>
        <w:t xml:space="preserve">With these suggestions, I know you will have the party of the </w:t>
      </w:r>
      <w:proofErr w:type="gramStart"/>
      <w:r>
        <w:rPr>
          <w:b/>
        </w:rPr>
        <w:t>year!.</w:t>
      </w:r>
      <w:proofErr w:type="gramEnd"/>
    </w:p>
    <w:p w14:paraId="3068A542" w14:textId="77777777" w:rsidR="006A536B" w:rsidRDefault="006A536B" w:rsidP="006A536B">
      <w:pPr>
        <w:rPr>
          <w:b/>
        </w:rPr>
      </w:pPr>
      <w:r>
        <w:rPr>
          <w:b/>
        </w:rPr>
        <w:t>Yours sincerely,</w:t>
      </w:r>
    </w:p>
    <w:p w14:paraId="3998A766" w14:textId="77777777" w:rsidR="006A536B" w:rsidRDefault="006A536B" w:rsidP="006A536B">
      <w:pPr>
        <w:rPr>
          <w:b/>
        </w:rPr>
      </w:pPr>
      <w:r>
        <w:rPr>
          <w:b/>
        </w:rPr>
        <w:t>Johnny</w:t>
      </w:r>
    </w:p>
    <w:p w14:paraId="305AC667" w14:textId="77777777" w:rsidR="006A536B" w:rsidRPr="00C27F13" w:rsidRDefault="006A536B" w:rsidP="006A536B"/>
    <w:p w14:paraId="257A28CC" w14:textId="77777777" w:rsidR="006A536B" w:rsidRDefault="006A536B" w:rsidP="00B5021D">
      <w:pPr>
        <w:ind w:firstLine="0"/>
        <w:rPr>
          <w:sz w:val="22"/>
          <w:szCs w:val="22"/>
        </w:rPr>
      </w:pPr>
    </w:p>
    <w:p w14:paraId="5A7BE99B" w14:textId="77777777" w:rsidR="006A536B" w:rsidRDefault="006A536B" w:rsidP="00B5021D">
      <w:pPr>
        <w:ind w:firstLine="0"/>
        <w:rPr>
          <w:sz w:val="22"/>
          <w:szCs w:val="22"/>
        </w:rPr>
      </w:pPr>
    </w:p>
    <w:p w14:paraId="5EBDD4CB" w14:textId="77777777" w:rsidR="006A536B" w:rsidRDefault="006A536B" w:rsidP="00B5021D">
      <w:pPr>
        <w:ind w:firstLine="0"/>
        <w:rPr>
          <w:sz w:val="22"/>
          <w:szCs w:val="22"/>
        </w:rPr>
      </w:pPr>
    </w:p>
    <w:p w14:paraId="339968C2" w14:textId="77777777" w:rsidR="006A536B" w:rsidRDefault="006A536B" w:rsidP="00B5021D">
      <w:pPr>
        <w:ind w:firstLine="0"/>
        <w:rPr>
          <w:sz w:val="22"/>
          <w:szCs w:val="22"/>
        </w:rPr>
      </w:pPr>
    </w:p>
    <w:p w14:paraId="1F549B5E" w14:textId="77777777" w:rsidR="006A536B" w:rsidRDefault="006A536B" w:rsidP="00B5021D">
      <w:pPr>
        <w:ind w:firstLine="0"/>
        <w:rPr>
          <w:sz w:val="22"/>
          <w:szCs w:val="22"/>
        </w:rPr>
      </w:pPr>
    </w:p>
    <w:p w14:paraId="0BD9242B" w14:textId="77777777" w:rsidR="006A536B" w:rsidRDefault="006A536B" w:rsidP="00B5021D">
      <w:pPr>
        <w:ind w:firstLine="0"/>
        <w:rPr>
          <w:sz w:val="22"/>
          <w:szCs w:val="22"/>
        </w:rPr>
      </w:pPr>
    </w:p>
    <w:p w14:paraId="244D2FE2" w14:textId="77777777" w:rsidR="006A536B" w:rsidRDefault="006A536B" w:rsidP="00B5021D">
      <w:pPr>
        <w:ind w:firstLine="0"/>
        <w:rPr>
          <w:sz w:val="22"/>
          <w:szCs w:val="22"/>
        </w:rPr>
      </w:pPr>
    </w:p>
    <w:p w14:paraId="4032B5A9" w14:textId="77777777" w:rsidR="006A536B" w:rsidRDefault="006A536B" w:rsidP="00B5021D">
      <w:pPr>
        <w:ind w:firstLine="0"/>
        <w:rPr>
          <w:sz w:val="22"/>
          <w:szCs w:val="22"/>
        </w:rPr>
      </w:pPr>
    </w:p>
    <w:p w14:paraId="746FF5F3" w14:textId="77777777" w:rsidR="006A536B" w:rsidRDefault="006A536B" w:rsidP="00B5021D">
      <w:pPr>
        <w:ind w:firstLine="0"/>
        <w:rPr>
          <w:sz w:val="22"/>
          <w:szCs w:val="22"/>
        </w:rPr>
      </w:pPr>
    </w:p>
    <w:p w14:paraId="063B5827" w14:textId="77777777" w:rsidR="006A536B" w:rsidRDefault="006A536B" w:rsidP="00B5021D">
      <w:pPr>
        <w:ind w:firstLine="0"/>
        <w:rPr>
          <w:sz w:val="22"/>
          <w:szCs w:val="22"/>
        </w:rPr>
      </w:pPr>
    </w:p>
    <w:p w14:paraId="2DB180CC" w14:textId="77777777" w:rsidR="006A536B" w:rsidRDefault="006A536B" w:rsidP="00B5021D">
      <w:pPr>
        <w:ind w:firstLine="0"/>
        <w:rPr>
          <w:sz w:val="22"/>
          <w:szCs w:val="22"/>
        </w:rPr>
      </w:pPr>
    </w:p>
    <w:p w14:paraId="0DA6E788" w14:textId="77777777" w:rsidR="006A536B" w:rsidRDefault="006A536B" w:rsidP="00B5021D">
      <w:pPr>
        <w:ind w:firstLine="0"/>
        <w:rPr>
          <w:sz w:val="22"/>
          <w:szCs w:val="22"/>
        </w:rPr>
      </w:pPr>
    </w:p>
    <w:p w14:paraId="570D0294" w14:textId="77777777" w:rsidR="006A536B" w:rsidRDefault="006A536B" w:rsidP="00B5021D">
      <w:pPr>
        <w:ind w:firstLine="0"/>
        <w:rPr>
          <w:sz w:val="22"/>
          <w:szCs w:val="22"/>
        </w:rPr>
      </w:pPr>
    </w:p>
    <w:p w14:paraId="2928CE1F" w14:textId="77777777" w:rsidR="006A536B" w:rsidRDefault="006A536B" w:rsidP="00B5021D">
      <w:pPr>
        <w:ind w:firstLine="0"/>
        <w:rPr>
          <w:sz w:val="22"/>
          <w:szCs w:val="22"/>
        </w:rPr>
      </w:pPr>
    </w:p>
    <w:p w14:paraId="1D783363" w14:textId="77777777" w:rsidR="006A536B" w:rsidRDefault="006A536B" w:rsidP="00B5021D">
      <w:pPr>
        <w:ind w:firstLine="0"/>
        <w:rPr>
          <w:sz w:val="22"/>
          <w:szCs w:val="22"/>
        </w:rPr>
      </w:pPr>
    </w:p>
    <w:p w14:paraId="27581251" w14:textId="77777777" w:rsidR="006A536B" w:rsidRDefault="006A536B" w:rsidP="00B5021D">
      <w:pPr>
        <w:ind w:firstLine="0"/>
        <w:rPr>
          <w:sz w:val="22"/>
          <w:szCs w:val="22"/>
        </w:rPr>
      </w:pPr>
    </w:p>
    <w:p w14:paraId="78C36D7D" w14:textId="77777777" w:rsidR="006A536B" w:rsidRDefault="006A536B" w:rsidP="00B5021D">
      <w:pPr>
        <w:ind w:firstLine="0"/>
        <w:rPr>
          <w:sz w:val="22"/>
          <w:szCs w:val="22"/>
        </w:rPr>
      </w:pPr>
    </w:p>
    <w:p w14:paraId="7C4C39DC" w14:textId="77777777" w:rsidR="006A536B" w:rsidRDefault="006A536B" w:rsidP="00B5021D">
      <w:pPr>
        <w:ind w:firstLine="0"/>
        <w:rPr>
          <w:sz w:val="22"/>
          <w:szCs w:val="22"/>
        </w:rPr>
      </w:pPr>
    </w:p>
    <w:p w14:paraId="1354AB07" w14:textId="77777777" w:rsidR="006A536B" w:rsidRDefault="006A536B" w:rsidP="00B5021D">
      <w:pPr>
        <w:ind w:firstLine="0"/>
        <w:rPr>
          <w:sz w:val="22"/>
          <w:szCs w:val="22"/>
        </w:rPr>
      </w:pPr>
    </w:p>
    <w:p w14:paraId="3231F9FE" w14:textId="77777777" w:rsidR="006A536B" w:rsidRDefault="006A536B" w:rsidP="00B5021D">
      <w:pPr>
        <w:ind w:firstLine="0"/>
        <w:rPr>
          <w:sz w:val="22"/>
          <w:szCs w:val="22"/>
        </w:rPr>
      </w:pPr>
    </w:p>
    <w:p w14:paraId="425065EE" w14:textId="77777777" w:rsidR="006A536B" w:rsidRPr="00BE62F9" w:rsidRDefault="006A536B" w:rsidP="00B5021D">
      <w:pPr>
        <w:ind w:firstLine="0"/>
        <w:rPr>
          <w:sz w:val="22"/>
          <w:szCs w:val="22"/>
        </w:rPr>
      </w:pPr>
      <w:r>
        <w:rPr>
          <w:noProof/>
        </w:rPr>
        <w:lastRenderedPageBreak/>
        <w:drawing>
          <wp:inline distT="0" distB="0" distL="0" distR="0" wp14:anchorId="7D40B5FD" wp14:editId="369294A3">
            <wp:extent cx="5943600" cy="53536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943600" cy="5353685"/>
                    </a:xfrm>
                    <a:prstGeom prst="rect">
                      <a:avLst/>
                    </a:prstGeom>
                  </pic:spPr>
                </pic:pic>
              </a:graphicData>
            </a:graphic>
          </wp:inline>
        </w:drawing>
      </w:r>
    </w:p>
    <w:sectPr w:rsidR="006A536B" w:rsidRPr="00BE62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6C0FFF"/>
    <w:multiLevelType w:val="hybridMultilevel"/>
    <w:tmpl w:val="C354F0BE"/>
    <w:lvl w:ilvl="0" w:tplc="14681C16">
      <w:start w:val="1"/>
      <w:numFmt w:val="upperRoman"/>
      <w:lvlText w:val="%1."/>
      <w:lvlJc w:val="left"/>
      <w:pPr>
        <w:ind w:left="1080" w:hanging="72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146D5974"/>
    <w:multiLevelType w:val="hybridMultilevel"/>
    <w:tmpl w:val="BB961610"/>
    <w:lvl w:ilvl="0" w:tplc="0C00D172">
      <w:start w:val="1"/>
      <w:numFmt w:val="upperRoman"/>
      <w:lvlText w:val="%1."/>
      <w:lvlJc w:val="left"/>
      <w:pPr>
        <w:ind w:left="1080" w:hanging="72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2D63788E"/>
    <w:multiLevelType w:val="hybridMultilevel"/>
    <w:tmpl w:val="70E680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3611762A"/>
    <w:multiLevelType w:val="hybridMultilevel"/>
    <w:tmpl w:val="7C94B2CA"/>
    <w:lvl w:ilvl="0" w:tplc="C732787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AF0B72"/>
    <w:multiLevelType w:val="hybridMultilevel"/>
    <w:tmpl w:val="BB961610"/>
    <w:lvl w:ilvl="0" w:tplc="0C00D172">
      <w:start w:val="1"/>
      <w:numFmt w:val="upperRoman"/>
      <w:lvlText w:val="%1."/>
      <w:lvlJc w:val="left"/>
      <w:pPr>
        <w:ind w:left="1080" w:hanging="72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50E51C41"/>
    <w:multiLevelType w:val="hybridMultilevel"/>
    <w:tmpl w:val="C060CC18"/>
    <w:lvl w:ilvl="0" w:tplc="84D0949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0F62703"/>
    <w:multiLevelType w:val="hybridMultilevel"/>
    <w:tmpl w:val="C73E31C0"/>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19210B9"/>
    <w:multiLevelType w:val="hybridMultilevel"/>
    <w:tmpl w:val="29C8545A"/>
    <w:lvl w:ilvl="0" w:tplc="DDEAE8A2">
      <w:start w:val="1"/>
      <w:numFmt w:val="upperRoman"/>
      <w:lvlText w:val="%1."/>
      <w:lvlJc w:val="left"/>
      <w:pPr>
        <w:ind w:left="1080" w:hanging="72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3"/>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num>
  <w:num w:numId="5">
    <w:abstractNumId w:val="4"/>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5"/>
  </w:num>
  <w:num w:numId="8">
    <w:abstractNumId w:val="6"/>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MzE1MbU0NzAyNrM0MzZT0lEKTi0uzszPAykwrQUA57X1+iwAAAA="/>
  </w:docVars>
  <w:rsids>
    <w:rsidRoot w:val="00013203"/>
    <w:rsid w:val="00013203"/>
    <w:rsid w:val="000C5B16"/>
    <w:rsid w:val="0018306D"/>
    <w:rsid w:val="001E4CFB"/>
    <w:rsid w:val="00441AD3"/>
    <w:rsid w:val="004470F7"/>
    <w:rsid w:val="00616DC8"/>
    <w:rsid w:val="006A536B"/>
    <w:rsid w:val="008107F7"/>
    <w:rsid w:val="00994C82"/>
    <w:rsid w:val="00A07706"/>
    <w:rsid w:val="00B5021D"/>
    <w:rsid w:val="00BC68EB"/>
    <w:rsid w:val="00BE62F9"/>
    <w:rsid w:val="00D97E43"/>
    <w:rsid w:val="00E64D74"/>
    <w:rsid w:val="00EB74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31850"/>
  <w15:docId w15:val="{0EC66397-FBCA-4F92-AED2-83C053868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imes New Roman"/>
        <w:sz w:val="24"/>
        <w:szCs w:val="24"/>
        <w:lang w:val="en-US" w:eastAsia="en-US"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320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13203"/>
    <w:pPr>
      <w:spacing w:before="100" w:beforeAutospacing="1" w:after="100" w:afterAutospacing="1" w:line="240" w:lineRule="auto"/>
      <w:ind w:firstLine="0"/>
    </w:pPr>
    <w:rPr>
      <w:rFonts w:eastAsia="Times New Roman"/>
    </w:rPr>
  </w:style>
  <w:style w:type="character" w:styleId="Strong">
    <w:name w:val="Strong"/>
    <w:basedOn w:val="DefaultParagraphFont"/>
    <w:uiPriority w:val="22"/>
    <w:qFormat/>
    <w:rsid w:val="00013203"/>
    <w:rPr>
      <w:b/>
      <w:bCs/>
    </w:rPr>
  </w:style>
  <w:style w:type="paragraph" w:styleId="ListParagraph">
    <w:name w:val="List Paragraph"/>
    <w:basedOn w:val="Normal"/>
    <w:uiPriority w:val="34"/>
    <w:qFormat/>
    <w:rsid w:val="00B5021D"/>
    <w:pPr>
      <w:ind w:left="720"/>
      <w:contextualSpacing/>
    </w:pPr>
  </w:style>
  <w:style w:type="paragraph" w:styleId="BalloonText">
    <w:name w:val="Balloon Text"/>
    <w:basedOn w:val="Normal"/>
    <w:link w:val="BalloonTextChar"/>
    <w:uiPriority w:val="99"/>
    <w:semiHidden/>
    <w:unhideWhenUsed/>
    <w:rsid w:val="00BE62F9"/>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E62F9"/>
    <w:rPr>
      <w:rFonts w:ascii="Tahoma" w:hAnsi="Tahoma" w:cs="Tahoma"/>
      <w:sz w:val="16"/>
      <w:szCs w:val="16"/>
    </w:rPr>
  </w:style>
  <w:style w:type="paragraph" w:customStyle="1" w:styleId="paragraph">
    <w:name w:val="paragraph"/>
    <w:basedOn w:val="Normal"/>
    <w:rsid w:val="006A536B"/>
    <w:pPr>
      <w:spacing w:before="100" w:beforeAutospacing="1" w:after="100" w:afterAutospacing="1" w:line="240" w:lineRule="auto"/>
      <w:ind w:firstLine="0"/>
    </w:pPr>
    <w:rPr>
      <w:rFonts w:eastAsia="Times New Roman"/>
    </w:rPr>
  </w:style>
  <w:style w:type="character" w:customStyle="1" w:styleId="normaltextrun">
    <w:name w:val="normaltextrun"/>
    <w:basedOn w:val="DefaultParagraphFont"/>
    <w:rsid w:val="006A536B"/>
  </w:style>
  <w:style w:type="character" w:customStyle="1" w:styleId="eop">
    <w:name w:val="eop"/>
    <w:basedOn w:val="DefaultParagraphFont"/>
    <w:rsid w:val="006A53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5419018">
      <w:bodyDiv w:val="1"/>
      <w:marLeft w:val="45"/>
      <w:marRight w:val="45"/>
      <w:marTop w:val="45"/>
      <w:marBottom w:val="45"/>
      <w:divBdr>
        <w:top w:val="none" w:sz="0" w:space="0" w:color="auto"/>
        <w:left w:val="none" w:sz="0" w:space="0" w:color="auto"/>
        <w:bottom w:val="none" w:sz="0" w:space="0" w:color="auto"/>
        <w:right w:val="none" w:sz="0" w:space="0" w:color="auto"/>
      </w:divBdr>
      <w:divsChild>
        <w:div w:id="1576016718">
          <w:marLeft w:val="0"/>
          <w:marRight w:val="0"/>
          <w:marTop w:val="0"/>
          <w:marBottom w:val="75"/>
          <w:divBdr>
            <w:top w:val="single" w:sz="6" w:space="0" w:color="EEEEEE"/>
            <w:left w:val="single" w:sz="6" w:space="0" w:color="EEEEEE"/>
            <w:bottom w:val="single" w:sz="6" w:space="0" w:color="CCCCCC"/>
            <w:right w:val="single" w:sz="6" w:space="0" w:color="CCCCCC"/>
          </w:divBdr>
        </w:div>
      </w:divsChild>
    </w:div>
    <w:div w:id="171989892">
      <w:bodyDiv w:val="1"/>
      <w:marLeft w:val="45"/>
      <w:marRight w:val="45"/>
      <w:marTop w:val="45"/>
      <w:marBottom w:val="45"/>
      <w:divBdr>
        <w:top w:val="none" w:sz="0" w:space="0" w:color="auto"/>
        <w:left w:val="none" w:sz="0" w:space="0" w:color="auto"/>
        <w:bottom w:val="none" w:sz="0" w:space="0" w:color="auto"/>
        <w:right w:val="none" w:sz="0" w:space="0" w:color="auto"/>
      </w:divBdr>
      <w:divsChild>
        <w:div w:id="1194417622">
          <w:marLeft w:val="0"/>
          <w:marRight w:val="0"/>
          <w:marTop w:val="0"/>
          <w:marBottom w:val="75"/>
          <w:divBdr>
            <w:top w:val="single" w:sz="6" w:space="0" w:color="EEEEEE"/>
            <w:left w:val="single" w:sz="6" w:space="0" w:color="EEEEEE"/>
            <w:bottom w:val="single" w:sz="6" w:space="0" w:color="CCCCCC"/>
            <w:right w:val="single" w:sz="6" w:space="0" w:color="CCCCCC"/>
          </w:divBdr>
        </w:div>
      </w:divsChild>
    </w:div>
    <w:div w:id="315961566">
      <w:bodyDiv w:val="1"/>
      <w:marLeft w:val="0"/>
      <w:marRight w:val="0"/>
      <w:marTop w:val="0"/>
      <w:marBottom w:val="0"/>
      <w:divBdr>
        <w:top w:val="none" w:sz="0" w:space="0" w:color="auto"/>
        <w:left w:val="none" w:sz="0" w:space="0" w:color="auto"/>
        <w:bottom w:val="none" w:sz="0" w:space="0" w:color="auto"/>
        <w:right w:val="none" w:sz="0" w:space="0" w:color="auto"/>
      </w:divBdr>
    </w:div>
    <w:div w:id="341470947">
      <w:bodyDiv w:val="1"/>
      <w:marLeft w:val="0"/>
      <w:marRight w:val="0"/>
      <w:marTop w:val="0"/>
      <w:marBottom w:val="0"/>
      <w:divBdr>
        <w:top w:val="none" w:sz="0" w:space="0" w:color="auto"/>
        <w:left w:val="none" w:sz="0" w:space="0" w:color="auto"/>
        <w:bottom w:val="none" w:sz="0" w:space="0" w:color="auto"/>
        <w:right w:val="none" w:sz="0" w:space="0" w:color="auto"/>
      </w:divBdr>
    </w:div>
    <w:div w:id="629432368">
      <w:bodyDiv w:val="1"/>
      <w:marLeft w:val="0"/>
      <w:marRight w:val="0"/>
      <w:marTop w:val="0"/>
      <w:marBottom w:val="0"/>
      <w:divBdr>
        <w:top w:val="none" w:sz="0" w:space="0" w:color="auto"/>
        <w:left w:val="none" w:sz="0" w:space="0" w:color="auto"/>
        <w:bottom w:val="none" w:sz="0" w:space="0" w:color="auto"/>
        <w:right w:val="none" w:sz="0" w:space="0" w:color="auto"/>
      </w:divBdr>
    </w:div>
    <w:div w:id="758255633">
      <w:bodyDiv w:val="1"/>
      <w:marLeft w:val="45"/>
      <w:marRight w:val="45"/>
      <w:marTop w:val="45"/>
      <w:marBottom w:val="45"/>
      <w:divBdr>
        <w:top w:val="none" w:sz="0" w:space="0" w:color="auto"/>
        <w:left w:val="none" w:sz="0" w:space="0" w:color="auto"/>
        <w:bottom w:val="none" w:sz="0" w:space="0" w:color="auto"/>
        <w:right w:val="none" w:sz="0" w:space="0" w:color="auto"/>
      </w:divBdr>
      <w:divsChild>
        <w:div w:id="992172893">
          <w:marLeft w:val="0"/>
          <w:marRight w:val="0"/>
          <w:marTop w:val="0"/>
          <w:marBottom w:val="75"/>
          <w:divBdr>
            <w:top w:val="single" w:sz="6" w:space="0" w:color="EEEEEE"/>
            <w:left w:val="single" w:sz="6" w:space="0" w:color="EEEEEE"/>
            <w:bottom w:val="single" w:sz="6" w:space="0" w:color="CCCCCC"/>
            <w:right w:val="single" w:sz="6" w:space="0" w:color="CCCCCC"/>
          </w:divBdr>
        </w:div>
      </w:divsChild>
    </w:div>
    <w:div w:id="1042553517">
      <w:bodyDiv w:val="1"/>
      <w:marLeft w:val="45"/>
      <w:marRight w:val="45"/>
      <w:marTop w:val="45"/>
      <w:marBottom w:val="45"/>
      <w:divBdr>
        <w:top w:val="none" w:sz="0" w:space="0" w:color="auto"/>
        <w:left w:val="none" w:sz="0" w:space="0" w:color="auto"/>
        <w:bottom w:val="none" w:sz="0" w:space="0" w:color="auto"/>
        <w:right w:val="none" w:sz="0" w:space="0" w:color="auto"/>
      </w:divBdr>
      <w:divsChild>
        <w:div w:id="216597796">
          <w:marLeft w:val="0"/>
          <w:marRight w:val="0"/>
          <w:marTop w:val="0"/>
          <w:marBottom w:val="75"/>
          <w:divBdr>
            <w:top w:val="single" w:sz="6" w:space="0" w:color="EEEEEE"/>
            <w:left w:val="single" w:sz="6" w:space="0" w:color="EEEEEE"/>
            <w:bottom w:val="single" w:sz="6" w:space="0" w:color="CCCCCC"/>
            <w:right w:val="single" w:sz="6" w:space="0" w:color="CCCCCC"/>
          </w:divBdr>
        </w:div>
      </w:divsChild>
    </w:div>
    <w:div w:id="1125467973">
      <w:bodyDiv w:val="1"/>
      <w:marLeft w:val="0"/>
      <w:marRight w:val="0"/>
      <w:marTop w:val="0"/>
      <w:marBottom w:val="0"/>
      <w:divBdr>
        <w:top w:val="none" w:sz="0" w:space="0" w:color="auto"/>
        <w:left w:val="none" w:sz="0" w:space="0" w:color="auto"/>
        <w:bottom w:val="none" w:sz="0" w:space="0" w:color="auto"/>
        <w:right w:val="none" w:sz="0" w:space="0" w:color="auto"/>
      </w:divBdr>
    </w:div>
    <w:div w:id="1140270372">
      <w:bodyDiv w:val="1"/>
      <w:marLeft w:val="0"/>
      <w:marRight w:val="0"/>
      <w:marTop w:val="0"/>
      <w:marBottom w:val="0"/>
      <w:divBdr>
        <w:top w:val="none" w:sz="0" w:space="0" w:color="auto"/>
        <w:left w:val="none" w:sz="0" w:space="0" w:color="auto"/>
        <w:bottom w:val="none" w:sz="0" w:space="0" w:color="auto"/>
        <w:right w:val="none" w:sz="0" w:space="0" w:color="auto"/>
      </w:divBdr>
    </w:div>
    <w:div w:id="1256399602">
      <w:bodyDiv w:val="1"/>
      <w:marLeft w:val="45"/>
      <w:marRight w:val="45"/>
      <w:marTop w:val="45"/>
      <w:marBottom w:val="45"/>
      <w:divBdr>
        <w:top w:val="none" w:sz="0" w:space="0" w:color="auto"/>
        <w:left w:val="none" w:sz="0" w:space="0" w:color="auto"/>
        <w:bottom w:val="none" w:sz="0" w:space="0" w:color="auto"/>
        <w:right w:val="none" w:sz="0" w:space="0" w:color="auto"/>
      </w:divBdr>
      <w:divsChild>
        <w:div w:id="294874665">
          <w:marLeft w:val="0"/>
          <w:marRight w:val="0"/>
          <w:marTop w:val="0"/>
          <w:marBottom w:val="75"/>
          <w:divBdr>
            <w:top w:val="single" w:sz="6" w:space="0" w:color="EEEEEE"/>
            <w:left w:val="single" w:sz="6" w:space="0" w:color="EEEEEE"/>
            <w:bottom w:val="single" w:sz="6" w:space="0" w:color="CCCCCC"/>
            <w:right w:val="single" w:sz="6" w:space="0" w:color="CCCCCC"/>
          </w:divBdr>
        </w:div>
      </w:divsChild>
    </w:div>
    <w:div w:id="1915894372">
      <w:bodyDiv w:val="1"/>
      <w:marLeft w:val="45"/>
      <w:marRight w:val="45"/>
      <w:marTop w:val="45"/>
      <w:marBottom w:val="45"/>
      <w:divBdr>
        <w:top w:val="none" w:sz="0" w:space="0" w:color="auto"/>
        <w:left w:val="none" w:sz="0" w:space="0" w:color="auto"/>
        <w:bottom w:val="none" w:sz="0" w:space="0" w:color="auto"/>
        <w:right w:val="none" w:sz="0" w:space="0" w:color="auto"/>
      </w:divBdr>
      <w:divsChild>
        <w:div w:id="1186823677">
          <w:marLeft w:val="0"/>
          <w:marRight w:val="0"/>
          <w:marTop w:val="0"/>
          <w:marBottom w:val="75"/>
          <w:divBdr>
            <w:top w:val="single" w:sz="6" w:space="0" w:color="EEEEEE"/>
            <w:left w:val="single" w:sz="6" w:space="0" w:color="EEEEEE"/>
            <w:bottom w:val="single" w:sz="6" w:space="0" w:color="CCCCCC"/>
            <w:right w:val="single" w:sz="6" w:space="0" w:color="CCCCCC"/>
          </w:divBdr>
        </w:div>
      </w:divsChild>
    </w:div>
    <w:div w:id="2145199848">
      <w:bodyDiv w:val="1"/>
      <w:marLeft w:val="45"/>
      <w:marRight w:val="45"/>
      <w:marTop w:val="45"/>
      <w:marBottom w:val="45"/>
      <w:divBdr>
        <w:top w:val="none" w:sz="0" w:space="0" w:color="auto"/>
        <w:left w:val="none" w:sz="0" w:space="0" w:color="auto"/>
        <w:bottom w:val="none" w:sz="0" w:space="0" w:color="auto"/>
        <w:right w:val="none" w:sz="0" w:space="0" w:color="auto"/>
      </w:divBdr>
      <w:divsChild>
        <w:div w:id="1626347788">
          <w:marLeft w:val="0"/>
          <w:marRight w:val="0"/>
          <w:marTop w:val="0"/>
          <w:marBottom w:val="75"/>
          <w:divBdr>
            <w:top w:val="single" w:sz="6" w:space="0" w:color="EEEEEE"/>
            <w:left w:val="single" w:sz="6" w:space="0" w:color="EEEEEE"/>
            <w:bottom w:val="single" w:sz="6" w:space="0" w:color="CCCCCC"/>
            <w:right w:val="single" w:sz="6" w:space="0" w:color="CCCCCC"/>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16</Pages>
  <Words>3151</Words>
  <Characters>17961</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Keino</dc:creator>
  <cp:lastModifiedBy>Okith Hettihewa</cp:lastModifiedBy>
  <cp:revision>2</cp:revision>
  <dcterms:created xsi:type="dcterms:W3CDTF">2026-07-16T08:26:00Z</dcterms:created>
  <dcterms:modified xsi:type="dcterms:W3CDTF">2026-07-16T08:26:00Z</dcterms:modified>
</cp:coreProperties>
</file>